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F1648" w14:textId="5DA990FE" w:rsidR="008F02FA" w:rsidRPr="00CE7BE8" w:rsidRDefault="008F02FA" w:rsidP="00625024">
      <w:pPr>
        <w:pStyle w:val="Title"/>
      </w:pPr>
      <w:bookmarkStart w:id="0" w:name="_Hlk182572195"/>
      <w:bookmarkEnd w:id="0"/>
      <w:r w:rsidRPr="00CE7BE8">
        <w:t>Logistic Regression: Social Determinants of Health Database</w:t>
      </w:r>
    </w:p>
    <w:p w14:paraId="0F657A19" w14:textId="1C5DC2D4" w:rsidR="008F02FA" w:rsidRDefault="008F02FA" w:rsidP="00625024">
      <w:pPr>
        <w:pStyle w:val="Title"/>
      </w:pPr>
      <w:r w:rsidRPr="00CE7BE8">
        <w:t>Factors Determining if a County is Medically Underserved</w:t>
      </w:r>
    </w:p>
    <w:p w14:paraId="3F62C924" w14:textId="6E63DDEC" w:rsidR="008F02FA" w:rsidRDefault="00625024" w:rsidP="008F02FA">
      <w:pPr>
        <w:rPr>
          <w:rFonts w:ascii="Calibri" w:hAnsi="Calibri" w:cs="Calibri"/>
          <w:color w:val="000000" w:themeColor="text1"/>
          <w:sz w:val="30"/>
          <w:szCs w:val="30"/>
        </w:rPr>
      </w:pPr>
      <w:r w:rsidRPr="00625024">
        <w:rPr>
          <w:rFonts w:ascii="Calibri" w:hAnsi="Calibri" w:cs="Calibri"/>
          <w:color w:val="000000" w:themeColor="text1"/>
          <w:sz w:val="30"/>
          <w:szCs w:val="30"/>
        </w:rPr>
        <w:t>By: Olivia Schultheis</w:t>
      </w:r>
    </w:p>
    <w:sdt>
      <w:sdtPr>
        <w:rPr>
          <w:rFonts w:asciiTheme="minorHAnsi" w:eastAsiaTheme="minorHAnsi" w:hAnsiTheme="minorHAnsi" w:cstheme="minorBidi"/>
          <w:color w:val="auto"/>
          <w:kern w:val="2"/>
          <w:sz w:val="22"/>
          <w:szCs w:val="22"/>
          <w14:ligatures w14:val="standardContextual"/>
        </w:rPr>
        <w:id w:val="-1236699709"/>
        <w:docPartObj>
          <w:docPartGallery w:val="Table of Contents"/>
          <w:docPartUnique/>
        </w:docPartObj>
      </w:sdtPr>
      <w:sdtEndPr>
        <w:rPr>
          <w:b/>
          <w:bCs/>
          <w:noProof/>
        </w:rPr>
      </w:sdtEndPr>
      <w:sdtContent>
        <w:p w14:paraId="3F113FBA" w14:textId="433C376D" w:rsidR="00277C6C" w:rsidRPr="00071735" w:rsidRDefault="00277C6C">
          <w:pPr>
            <w:pStyle w:val="TOCHeading"/>
            <w:rPr>
              <w:sz w:val="40"/>
              <w:szCs w:val="40"/>
            </w:rPr>
          </w:pPr>
          <w:r w:rsidRPr="00071735">
            <w:rPr>
              <w:sz w:val="40"/>
              <w:szCs w:val="40"/>
            </w:rPr>
            <w:t>Contents</w:t>
          </w:r>
        </w:p>
        <w:p w14:paraId="43E3D81E" w14:textId="6F1F524F" w:rsidR="00BC7D00" w:rsidRDefault="00277C6C">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3787871" w:history="1">
            <w:r w:rsidR="00BC7D00" w:rsidRPr="00A007D3">
              <w:rPr>
                <w:rStyle w:val="Hyperlink"/>
                <w:noProof/>
              </w:rPr>
              <w:t>Page Numbers of Figures</w:t>
            </w:r>
            <w:r w:rsidR="00BC7D00">
              <w:rPr>
                <w:noProof/>
                <w:webHidden/>
              </w:rPr>
              <w:tab/>
            </w:r>
            <w:r w:rsidR="00BC7D00">
              <w:rPr>
                <w:noProof/>
                <w:webHidden/>
              </w:rPr>
              <w:fldChar w:fldCharType="begin"/>
            </w:r>
            <w:r w:rsidR="00BC7D00">
              <w:rPr>
                <w:noProof/>
                <w:webHidden/>
              </w:rPr>
              <w:instrText xml:space="preserve"> PAGEREF _Toc183787871 \h </w:instrText>
            </w:r>
            <w:r w:rsidR="00BC7D00">
              <w:rPr>
                <w:noProof/>
                <w:webHidden/>
              </w:rPr>
            </w:r>
            <w:r w:rsidR="00BC7D00">
              <w:rPr>
                <w:noProof/>
                <w:webHidden/>
              </w:rPr>
              <w:fldChar w:fldCharType="separate"/>
            </w:r>
            <w:r w:rsidR="00BC7D00">
              <w:rPr>
                <w:noProof/>
                <w:webHidden/>
              </w:rPr>
              <w:t>2</w:t>
            </w:r>
            <w:r w:rsidR="00BC7D00">
              <w:rPr>
                <w:noProof/>
                <w:webHidden/>
              </w:rPr>
              <w:fldChar w:fldCharType="end"/>
            </w:r>
          </w:hyperlink>
        </w:p>
        <w:p w14:paraId="16E6BEAF" w14:textId="33B69C4C" w:rsidR="00BC7D00" w:rsidRDefault="00BC7D00">
          <w:pPr>
            <w:pStyle w:val="TOC1"/>
            <w:tabs>
              <w:tab w:val="right" w:leader="dot" w:pos="9350"/>
            </w:tabs>
            <w:rPr>
              <w:rFonts w:eastAsiaTheme="minorEastAsia"/>
              <w:noProof/>
              <w:sz w:val="24"/>
              <w:szCs w:val="24"/>
            </w:rPr>
          </w:pPr>
          <w:hyperlink w:anchor="_Toc183787872" w:history="1">
            <w:r w:rsidRPr="00A007D3">
              <w:rPr>
                <w:rStyle w:val="Hyperlink"/>
                <w:noProof/>
              </w:rPr>
              <w:t>Page Numbers of Tables</w:t>
            </w:r>
            <w:r>
              <w:rPr>
                <w:noProof/>
                <w:webHidden/>
              </w:rPr>
              <w:tab/>
            </w:r>
            <w:r>
              <w:rPr>
                <w:noProof/>
                <w:webHidden/>
              </w:rPr>
              <w:fldChar w:fldCharType="begin"/>
            </w:r>
            <w:r>
              <w:rPr>
                <w:noProof/>
                <w:webHidden/>
              </w:rPr>
              <w:instrText xml:space="preserve"> PAGEREF _Toc183787872 \h </w:instrText>
            </w:r>
            <w:r>
              <w:rPr>
                <w:noProof/>
                <w:webHidden/>
              </w:rPr>
            </w:r>
            <w:r>
              <w:rPr>
                <w:noProof/>
                <w:webHidden/>
              </w:rPr>
              <w:fldChar w:fldCharType="separate"/>
            </w:r>
            <w:r>
              <w:rPr>
                <w:noProof/>
                <w:webHidden/>
              </w:rPr>
              <w:t>2</w:t>
            </w:r>
            <w:r>
              <w:rPr>
                <w:noProof/>
                <w:webHidden/>
              </w:rPr>
              <w:fldChar w:fldCharType="end"/>
            </w:r>
          </w:hyperlink>
        </w:p>
        <w:p w14:paraId="2D2DF380" w14:textId="61CEFE10" w:rsidR="00BC7D00" w:rsidRDefault="00BC7D00">
          <w:pPr>
            <w:pStyle w:val="TOC1"/>
            <w:tabs>
              <w:tab w:val="right" w:leader="dot" w:pos="9350"/>
            </w:tabs>
            <w:rPr>
              <w:rFonts w:eastAsiaTheme="minorEastAsia"/>
              <w:noProof/>
              <w:sz w:val="24"/>
              <w:szCs w:val="24"/>
            </w:rPr>
          </w:pPr>
          <w:hyperlink w:anchor="_Toc183787873" w:history="1">
            <w:r w:rsidRPr="00A007D3">
              <w:rPr>
                <w:rStyle w:val="Hyperlink"/>
                <w:noProof/>
              </w:rPr>
              <w:t>Introduction to Database:</w:t>
            </w:r>
            <w:r>
              <w:rPr>
                <w:noProof/>
                <w:webHidden/>
              </w:rPr>
              <w:tab/>
            </w:r>
            <w:r>
              <w:rPr>
                <w:noProof/>
                <w:webHidden/>
              </w:rPr>
              <w:fldChar w:fldCharType="begin"/>
            </w:r>
            <w:r>
              <w:rPr>
                <w:noProof/>
                <w:webHidden/>
              </w:rPr>
              <w:instrText xml:space="preserve"> PAGEREF _Toc183787873 \h </w:instrText>
            </w:r>
            <w:r>
              <w:rPr>
                <w:noProof/>
                <w:webHidden/>
              </w:rPr>
            </w:r>
            <w:r>
              <w:rPr>
                <w:noProof/>
                <w:webHidden/>
              </w:rPr>
              <w:fldChar w:fldCharType="separate"/>
            </w:r>
            <w:r>
              <w:rPr>
                <w:noProof/>
                <w:webHidden/>
              </w:rPr>
              <w:t>4</w:t>
            </w:r>
            <w:r>
              <w:rPr>
                <w:noProof/>
                <w:webHidden/>
              </w:rPr>
              <w:fldChar w:fldCharType="end"/>
            </w:r>
          </w:hyperlink>
        </w:p>
        <w:p w14:paraId="56E34A9E" w14:textId="1C683D7D" w:rsidR="00BC7D00" w:rsidRDefault="00BC7D00">
          <w:pPr>
            <w:pStyle w:val="TOC1"/>
            <w:tabs>
              <w:tab w:val="right" w:leader="dot" w:pos="9350"/>
            </w:tabs>
            <w:rPr>
              <w:rFonts w:eastAsiaTheme="minorEastAsia"/>
              <w:noProof/>
              <w:sz w:val="24"/>
              <w:szCs w:val="24"/>
            </w:rPr>
          </w:pPr>
          <w:hyperlink w:anchor="_Toc183787874" w:history="1">
            <w:r w:rsidRPr="00A007D3">
              <w:rPr>
                <w:rStyle w:val="Hyperlink"/>
                <w:noProof/>
              </w:rPr>
              <w:t>Overview of Response Variable: HRSA_MUA_COUNTY</w:t>
            </w:r>
            <w:r>
              <w:rPr>
                <w:noProof/>
                <w:webHidden/>
              </w:rPr>
              <w:tab/>
            </w:r>
            <w:r>
              <w:rPr>
                <w:noProof/>
                <w:webHidden/>
              </w:rPr>
              <w:fldChar w:fldCharType="begin"/>
            </w:r>
            <w:r>
              <w:rPr>
                <w:noProof/>
                <w:webHidden/>
              </w:rPr>
              <w:instrText xml:space="preserve"> PAGEREF _Toc183787874 \h </w:instrText>
            </w:r>
            <w:r>
              <w:rPr>
                <w:noProof/>
                <w:webHidden/>
              </w:rPr>
            </w:r>
            <w:r>
              <w:rPr>
                <w:noProof/>
                <w:webHidden/>
              </w:rPr>
              <w:fldChar w:fldCharType="separate"/>
            </w:r>
            <w:r>
              <w:rPr>
                <w:noProof/>
                <w:webHidden/>
              </w:rPr>
              <w:t>4</w:t>
            </w:r>
            <w:r>
              <w:rPr>
                <w:noProof/>
                <w:webHidden/>
              </w:rPr>
              <w:fldChar w:fldCharType="end"/>
            </w:r>
          </w:hyperlink>
        </w:p>
        <w:p w14:paraId="68B2766C" w14:textId="2DA2CB7C" w:rsidR="00BC7D00" w:rsidRDefault="00BC7D00">
          <w:pPr>
            <w:pStyle w:val="TOC1"/>
            <w:tabs>
              <w:tab w:val="right" w:leader="dot" w:pos="9350"/>
            </w:tabs>
            <w:rPr>
              <w:rFonts w:eastAsiaTheme="minorEastAsia"/>
              <w:noProof/>
              <w:sz w:val="24"/>
              <w:szCs w:val="24"/>
            </w:rPr>
          </w:pPr>
          <w:hyperlink w:anchor="_Toc183787875" w:history="1">
            <w:r w:rsidRPr="00A007D3">
              <w:rPr>
                <w:rStyle w:val="Hyperlink"/>
                <w:noProof/>
              </w:rPr>
              <w:t>Calculation of Response: HRSA_MUA_COUNTY (see Appendix for Additional Tables)</w:t>
            </w:r>
            <w:r>
              <w:rPr>
                <w:noProof/>
                <w:webHidden/>
              </w:rPr>
              <w:tab/>
            </w:r>
            <w:r>
              <w:rPr>
                <w:noProof/>
                <w:webHidden/>
              </w:rPr>
              <w:fldChar w:fldCharType="begin"/>
            </w:r>
            <w:r>
              <w:rPr>
                <w:noProof/>
                <w:webHidden/>
              </w:rPr>
              <w:instrText xml:space="preserve"> PAGEREF _Toc183787875 \h </w:instrText>
            </w:r>
            <w:r>
              <w:rPr>
                <w:noProof/>
                <w:webHidden/>
              </w:rPr>
            </w:r>
            <w:r>
              <w:rPr>
                <w:noProof/>
                <w:webHidden/>
              </w:rPr>
              <w:fldChar w:fldCharType="separate"/>
            </w:r>
            <w:r>
              <w:rPr>
                <w:noProof/>
                <w:webHidden/>
              </w:rPr>
              <w:t>6</w:t>
            </w:r>
            <w:r>
              <w:rPr>
                <w:noProof/>
                <w:webHidden/>
              </w:rPr>
              <w:fldChar w:fldCharType="end"/>
            </w:r>
          </w:hyperlink>
        </w:p>
        <w:p w14:paraId="21760413" w14:textId="1C1345ED" w:rsidR="00BC7D00" w:rsidRDefault="00BC7D00">
          <w:pPr>
            <w:pStyle w:val="TOC1"/>
            <w:tabs>
              <w:tab w:val="right" w:leader="dot" w:pos="9350"/>
            </w:tabs>
            <w:rPr>
              <w:rFonts w:eastAsiaTheme="minorEastAsia"/>
              <w:noProof/>
              <w:sz w:val="24"/>
              <w:szCs w:val="24"/>
            </w:rPr>
          </w:pPr>
          <w:hyperlink w:anchor="_Toc183787876" w:history="1">
            <w:r w:rsidRPr="00A007D3">
              <w:rPr>
                <w:rStyle w:val="Hyperlink"/>
                <w:noProof/>
              </w:rPr>
              <w:t>Geography: Viewing Medically Underserved Areas (MUAs) on a Map</w:t>
            </w:r>
            <w:r>
              <w:rPr>
                <w:noProof/>
                <w:webHidden/>
              </w:rPr>
              <w:tab/>
            </w:r>
            <w:r>
              <w:rPr>
                <w:noProof/>
                <w:webHidden/>
              </w:rPr>
              <w:fldChar w:fldCharType="begin"/>
            </w:r>
            <w:r>
              <w:rPr>
                <w:noProof/>
                <w:webHidden/>
              </w:rPr>
              <w:instrText xml:space="preserve"> PAGEREF _Toc183787876 \h </w:instrText>
            </w:r>
            <w:r>
              <w:rPr>
                <w:noProof/>
                <w:webHidden/>
              </w:rPr>
            </w:r>
            <w:r>
              <w:rPr>
                <w:noProof/>
                <w:webHidden/>
              </w:rPr>
              <w:fldChar w:fldCharType="separate"/>
            </w:r>
            <w:r>
              <w:rPr>
                <w:noProof/>
                <w:webHidden/>
              </w:rPr>
              <w:t>8</w:t>
            </w:r>
            <w:r>
              <w:rPr>
                <w:noProof/>
                <w:webHidden/>
              </w:rPr>
              <w:fldChar w:fldCharType="end"/>
            </w:r>
          </w:hyperlink>
        </w:p>
        <w:p w14:paraId="47870386" w14:textId="0E56D066" w:rsidR="00BC7D00" w:rsidRDefault="00BC7D00">
          <w:pPr>
            <w:pStyle w:val="TOC1"/>
            <w:tabs>
              <w:tab w:val="right" w:leader="dot" w:pos="9350"/>
            </w:tabs>
            <w:rPr>
              <w:rFonts w:eastAsiaTheme="minorEastAsia"/>
              <w:noProof/>
              <w:sz w:val="24"/>
              <w:szCs w:val="24"/>
            </w:rPr>
          </w:pPr>
          <w:hyperlink w:anchor="_Toc183787877" w:history="1">
            <w:r w:rsidRPr="00A007D3">
              <w:rPr>
                <w:rStyle w:val="Hyperlink"/>
                <w:noProof/>
              </w:rPr>
              <w:t>Checking Assumptions for Logistic Regression</w:t>
            </w:r>
            <w:r>
              <w:rPr>
                <w:noProof/>
                <w:webHidden/>
              </w:rPr>
              <w:tab/>
            </w:r>
            <w:r>
              <w:rPr>
                <w:noProof/>
                <w:webHidden/>
              </w:rPr>
              <w:fldChar w:fldCharType="begin"/>
            </w:r>
            <w:r>
              <w:rPr>
                <w:noProof/>
                <w:webHidden/>
              </w:rPr>
              <w:instrText xml:space="preserve"> PAGEREF _Toc183787877 \h </w:instrText>
            </w:r>
            <w:r>
              <w:rPr>
                <w:noProof/>
                <w:webHidden/>
              </w:rPr>
            </w:r>
            <w:r>
              <w:rPr>
                <w:noProof/>
                <w:webHidden/>
              </w:rPr>
              <w:fldChar w:fldCharType="separate"/>
            </w:r>
            <w:r>
              <w:rPr>
                <w:noProof/>
                <w:webHidden/>
              </w:rPr>
              <w:t>10</w:t>
            </w:r>
            <w:r>
              <w:rPr>
                <w:noProof/>
                <w:webHidden/>
              </w:rPr>
              <w:fldChar w:fldCharType="end"/>
            </w:r>
          </w:hyperlink>
        </w:p>
        <w:p w14:paraId="219F157B" w14:textId="5BEF6414" w:rsidR="00BC7D00" w:rsidRDefault="00BC7D00">
          <w:pPr>
            <w:pStyle w:val="TOC1"/>
            <w:tabs>
              <w:tab w:val="right" w:leader="dot" w:pos="9350"/>
            </w:tabs>
            <w:rPr>
              <w:rFonts w:eastAsiaTheme="minorEastAsia"/>
              <w:noProof/>
              <w:sz w:val="24"/>
              <w:szCs w:val="24"/>
            </w:rPr>
          </w:pPr>
          <w:hyperlink w:anchor="_Toc183787878" w:history="1">
            <w:r w:rsidRPr="00A007D3">
              <w:rPr>
                <w:rStyle w:val="Hyperlink"/>
                <w:noProof/>
              </w:rPr>
              <w:t>Initial Logistic Regression Model</w:t>
            </w:r>
            <w:r>
              <w:rPr>
                <w:noProof/>
                <w:webHidden/>
              </w:rPr>
              <w:tab/>
            </w:r>
            <w:r>
              <w:rPr>
                <w:noProof/>
                <w:webHidden/>
              </w:rPr>
              <w:fldChar w:fldCharType="begin"/>
            </w:r>
            <w:r>
              <w:rPr>
                <w:noProof/>
                <w:webHidden/>
              </w:rPr>
              <w:instrText xml:space="preserve"> PAGEREF _Toc183787878 \h </w:instrText>
            </w:r>
            <w:r>
              <w:rPr>
                <w:noProof/>
                <w:webHidden/>
              </w:rPr>
            </w:r>
            <w:r>
              <w:rPr>
                <w:noProof/>
                <w:webHidden/>
              </w:rPr>
              <w:fldChar w:fldCharType="separate"/>
            </w:r>
            <w:r>
              <w:rPr>
                <w:noProof/>
                <w:webHidden/>
              </w:rPr>
              <w:t>15</w:t>
            </w:r>
            <w:r>
              <w:rPr>
                <w:noProof/>
                <w:webHidden/>
              </w:rPr>
              <w:fldChar w:fldCharType="end"/>
            </w:r>
          </w:hyperlink>
        </w:p>
        <w:p w14:paraId="6F07D570" w14:textId="1C024324" w:rsidR="00BC7D00" w:rsidRDefault="00BC7D00">
          <w:pPr>
            <w:pStyle w:val="TOC1"/>
            <w:tabs>
              <w:tab w:val="right" w:leader="dot" w:pos="9350"/>
            </w:tabs>
            <w:rPr>
              <w:rFonts w:eastAsiaTheme="minorEastAsia"/>
              <w:noProof/>
              <w:sz w:val="24"/>
              <w:szCs w:val="24"/>
            </w:rPr>
          </w:pPr>
          <w:hyperlink w:anchor="_Toc183787879" w:history="1">
            <w:r w:rsidRPr="00A007D3">
              <w:rPr>
                <w:rStyle w:val="Hyperlink"/>
                <w:noProof/>
              </w:rPr>
              <w:t>Considering Impact of Other Races: Are Races Other than Asian Significant in Determining whether a County is Medically Underserved?</w:t>
            </w:r>
            <w:r>
              <w:rPr>
                <w:noProof/>
                <w:webHidden/>
              </w:rPr>
              <w:tab/>
            </w:r>
            <w:r>
              <w:rPr>
                <w:noProof/>
                <w:webHidden/>
              </w:rPr>
              <w:fldChar w:fldCharType="begin"/>
            </w:r>
            <w:r>
              <w:rPr>
                <w:noProof/>
                <w:webHidden/>
              </w:rPr>
              <w:instrText xml:space="preserve"> PAGEREF _Toc183787879 \h </w:instrText>
            </w:r>
            <w:r>
              <w:rPr>
                <w:noProof/>
                <w:webHidden/>
              </w:rPr>
            </w:r>
            <w:r>
              <w:rPr>
                <w:noProof/>
                <w:webHidden/>
              </w:rPr>
              <w:fldChar w:fldCharType="separate"/>
            </w:r>
            <w:r>
              <w:rPr>
                <w:noProof/>
                <w:webHidden/>
              </w:rPr>
              <w:t>25</w:t>
            </w:r>
            <w:r>
              <w:rPr>
                <w:noProof/>
                <w:webHidden/>
              </w:rPr>
              <w:fldChar w:fldCharType="end"/>
            </w:r>
          </w:hyperlink>
        </w:p>
        <w:p w14:paraId="1A942E03" w14:textId="3164ADA5" w:rsidR="00BC7D00" w:rsidRDefault="00BC7D00">
          <w:pPr>
            <w:pStyle w:val="TOC1"/>
            <w:tabs>
              <w:tab w:val="right" w:leader="dot" w:pos="9350"/>
            </w:tabs>
            <w:rPr>
              <w:rFonts w:eastAsiaTheme="minorEastAsia"/>
              <w:noProof/>
              <w:sz w:val="24"/>
              <w:szCs w:val="24"/>
            </w:rPr>
          </w:pPr>
          <w:hyperlink w:anchor="_Toc183787880" w:history="1">
            <w:r w:rsidRPr="00A007D3">
              <w:rPr>
                <w:rStyle w:val="Hyperlink"/>
                <w:noProof/>
              </w:rPr>
              <w:t>Checking Assumptions for Logistic Regression Model with Additional Races</w:t>
            </w:r>
            <w:r>
              <w:rPr>
                <w:noProof/>
                <w:webHidden/>
              </w:rPr>
              <w:tab/>
            </w:r>
            <w:r>
              <w:rPr>
                <w:noProof/>
                <w:webHidden/>
              </w:rPr>
              <w:fldChar w:fldCharType="begin"/>
            </w:r>
            <w:r>
              <w:rPr>
                <w:noProof/>
                <w:webHidden/>
              </w:rPr>
              <w:instrText xml:space="preserve"> PAGEREF _Toc183787880 \h </w:instrText>
            </w:r>
            <w:r>
              <w:rPr>
                <w:noProof/>
                <w:webHidden/>
              </w:rPr>
            </w:r>
            <w:r>
              <w:rPr>
                <w:noProof/>
                <w:webHidden/>
              </w:rPr>
              <w:fldChar w:fldCharType="separate"/>
            </w:r>
            <w:r>
              <w:rPr>
                <w:noProof/>
                <w:webHidden/>
              </w:rPr>
              <w:t>26</w:t>
            </w:r>
            <w:r>
              <w:rPr>
                <w:noProof/>
                <w:webHidden/>
              </w:rPr>
              <w:fldChar w:fldCharType="end"/>
            </w:r>
          </w:hyperlink>
        </w:p>
        <w:p w14:paraId="41B5FA8A" w14:textId="6921AE2F" w:rsidR="00BC7D00" w:rsidRDefault="00BC7D00">
          <w:pPr>
            <w:pStyle w:val="TOC1"/>
            <w:tabs>
              <w:tab w:val="right" w:leader="dot" w:pos="9350"/>
            </w:tabs>
            <w:rPr>
              <w:rFonts w:eastAsiaTheme="minorEastAsia"/>
              <w:noProof/>
              <w:sz w:val="24"/>
              <w:szCs w:val="24"/>
            </w:rPr>
          </w:pPr>
          <w:hyperlink w:anchor="_Toc183787881" w:history="1">
            <w:r w:rsidRPr="00A007D3">
              <w:rPr>
                <w:rStyle w:val="Hyperlink"/>
                <w:noProof/>
              </w:rPr>
              <w:t>Conclusion</w:t>
            </w:r>
            <w:r>
              <w:rPr>
                <w:noProof/>
                <w:webHidden/>
              </w:rPr>
              <w:tab/>
            </w:r>
            <w:r>
              <w:rPr>
                <w:noProof/>
                <w:webHidden/>
              </w:rPr>
              <w:fldChar w:fldCharType="begin"/>
            </w:r>
            <w:r>
              <w:rPr>
                <w:noProof/>
                <w:webHidden/>
              </w:rPr>
              <w:instrText xml:space="preserve"> PAGEREF _Toc183787881 \h </w:instrText>
            </w:r>
            <w:r>
              <w:rPr>
                <w:noProof/>
                <w:webHidden/>
              </w:rPr>
            </w:r>
            <w:r>
              <w:rPr>
                <w:noProof/>
                <w:webHidden/>
              </w:rPr>
              <w:fldChar w:fldCharType="separate"/>
            </w:r>
            <w:r>
              <w:rPr>
                <w:noProof/>
                <w:webHidden/>
              </w:rPr>
              <w:t>27</w:t>
            </w:r>
            <w:r>
              <w:rPr>
                <w:noProof/>
                <w:webHidden/>
              </w:rPr>
              <w:fldChar w:fldCharType="end"/>
            </w:r>
          </w:hyperlink>
        </w:p>
        <w:p w14:paraId="7D59449D" w14:textId="6F966CFA" w:rsidR="00BC7D00" w:rsidRDefault="00BC7D00">
          <w:pPr>
            <w:pStyle w:val="TOC1"/>
            <w:tabs>
              <w:tab w:val="right" w:leader="dot" w:pos="9350"/>
            </w:tabs>
            <w:rPr>
              <w:rFonts w:eastAsiaTheme="minorEastAsia"/>
              <w:noProof/>
              <w:sz w:val="24"/>
              <w:szCs w:val="24"/>
            </w:rPr>
          </w:pPr>
          <w:hyperlink w:anchor="_Toc183787882" w:history="1">
            <w:r w:rsidRPr="00A007D3">
              <w:rPr>
                <w:rStyle w:val="Hyperlink"/>
                <w:noProof/>
              </w:rPr>
              <w:t>Appendix A: Weighted Value Tables for Four Contributors to IMU Score</w:t>
            </w:r>
            <w:r>
              <w:rPr>
                <w:noProof/>
                <w:webHidden/>
              </w:rPr>
              <w:tab/>
            </w:r>
            <w:r>
              <w:rPr>
                <w:noProof/>
                <w:webHidden/>
              </w:rPr>
              <w:fldChar w:fldCharType="begin"/>
            </w:r>
            <w:r>
              <w:rPr>
                <w:noProof/>
                <w:webHidden/>
              </w:rPr>
              <w:instrText xml:space="preserve"> PAGEREF _Toc183787882 \h </w:instrText>
            </w:r>
            <w:r>
              <w:rPr>
                <w:noProof/>
                <w:webHidden/>
              </w:rPr>
            </w:r>
            <w:r>
              <w:rPr>
                <w:noProof/>
                <w:webHidden/>
              </w:rPr>
              <w:fldChar w:fldCharType="separate"/>
            </w:r>
            <w:r>
              <w:rPr>
                <w:noProof/>
                <w:webHidden/>
              </w:rPr>
              <w:t>29</w:t>
            </w:r>
            <w:r>
              <w:rPr>
                <w:noProof/>
                <w:webHidden/>
              </w:rPr>
              <w:fldChar w:fldCharType="end"/>
            </w:r>
          </w:hyperlink>
        </w:p>
        <w:p w14:paraId="64AA3BFC" w14:textId="1E1F5348" w:rsidR="00BC7D00" w:rsidRDefault="00BC7D00">
          <w:pPr>
            <w:pStyle w:val="TOC1"/>
            <w:tabs>
              <w:tab w:val="right" w:leader="dot" w:pos="9350"/>
            </w:tabs>
            <w:rPr>
              <w:rFonts w:eastAsiaTheme="minorEastAsia"/>
              <w:noProof/>
              <w:sz w:val="24"/>
              <w:szCs w:val="24"/>
            </w:rPr>
          </w:pPr>
          <w:hyperlink w:anchor="_Toc183787883" w:history="1">
            <w:r w:rsidRPr="00A007D3">
              <w:rPr>
                <w:rStyle w:val="Hyperlink"/>
                <w:noProof/>
              </w:rPr>
              <w:t>Appendix B: Omitted Counties for Logistic Regression Model</w:t>
            </w:r>
            <w:r>
              <w:rPr>
                <w:noProof/>
                <w:webHidden/>
              </w:rPr>
              <w:tab/>
            </w:r>
            <w:r>
              <w:rPr>
                <w:noProof/>
                <w:webHidden/>
              </w:rPr>
              <w:fldChar w:fldCharType="begin"/>
            </w:r>
            <w:r>
              <w:rPr>
                <w:noProof/>
                <w:webHidden/>
              </w:rPr>
              <w:instrText xml:space="preserve"> PAGEREF _Toc183787883 \h </w:instrText>
            </w:r>
            <w:r>
              <w:rPr>
                <w:noProof/>
                <w:webHidden/>
              </w:rPr>
            </w:r>
            <w:r>
              <w:rPr>
                <w:noProof/>
                <w:webHidden/>
              </w:rPr>
              <w:fldChar w:fldCharType="separate"/>
            </w:r>
            <w:r>
              <w:rPr>
                <w:noProof/>
                <w:webHidden/>
              </w:rPr>
              <w:t>34</w:t>
            </w:r>
            <w:r>
              <w:rPr>
                <w:noProof/>
                <w:webHidden/>
              </w:rPr>
              <w:fldChar w:fldCharType="end"/>
            </w:r>
          </w:hyperlink>
        </w:p>
        <w:p w14:paraId="13C6942C" w14:textId="71CC239C" w:rsidR="00277C6C" w:rsidRDefault="00277C6C">
          <w:r>
            <w:rPr>
              <w:b/>
              <w:bCs/>
              <w:noProof/>
            </w:rPr>
            <w:fldChar w:fldCharType="end"/>
          </w:r>
        </w:p>
      </w:sdtContent>
    </w:sdt>
    <w:p w14:paraId="46838850" w14:textId="77777777" w:rsidR="00277C6C" w:rsidRDefault="00277C6C" w:rsidP="008F02FA">
      <w:pPr>
        <w:rPr>
          <w:rFonts w:ascii="Calibri" w:hAnsi="Calibri" w:cs="Calibri"/>
          <w:color w:val="000000" w:themeColor="text1"/>
          <w:sz w:val="30"/>
          <w:szCs w:val="30"/>
        </w:rPr>
      </w:pPr>
    </w:p>
    <w:p w14:paraId="739D3EA8" w14:textId="77777777" w:rsidR="002743A1" w:rsidRDefault="002743A1" w:rsidP="008F02FA">
      <w:pPr>
        <w:rPr>
          <w:rFonts w:ascii="Calibri" w:hAnsi="Calibri" w:cs="Calibri"/>
          <w:color w:val="000000" w:themeColor="text1"/>
          <w:sz w:val="30"/>
          <w:szCs w:val="30"/>
        </w:rPr>
      </w:pPr>
    </w:p>
    <w:p w14:paraId="3FD2AE15" w14:textId="77777777" w:rsidR="002743A1" w:rsidRDefault="002743A1" w:rsidP="008F02FA">
      <w:pPr>
        <w:rPr>
          <w:rFonts w:ascii="Calibri" w:hAnsi="Calibri" w:cs="Calibri"/>
          <w:color w:val="000000" w:themeColor="text1"/>
          <w:sz w:val="30"/>
          <w:szCs w:val="30"/>
        </w:rPr>
      </w:pPr>
    </w:p>
    <w:p w14:paraId="52A85073" w14:textId="77777777" w:rsidR="002743A1" w:rsidRDefault="002743A1" w:rsidP="002743A1">
      <w:pPr>
        <w:pStyle w:val="Heading1"/>
      </w:pPr>
    </w:p>
    <w:p w14:paraId="7CABCB67" w14:textId="77777777" w:rsidR="002743A1" w:rsidRPr="002743A1" w:rsidRDefault="002743A1" w:rsidP="002743A1"/>
    <w:p w14:paraId="03CC5C8D" w14:textId="176D2EC7" w:rsidR="002743A1" w:rsidRDefault="002743A1" w:rsidP="002743A1">
      <w:pPr>
        <w:pStyle w:val="Heading1"/>
      </w:pPr>
      <w:bookmarkStart w:id="1" w:name="_Toc183787871"/>
      <w:r>
        <w:lastRenderedPageBreak/>
        <w:t>Page Numbers of Figures</w:t>
      </w:r>
      <w:bookmarkEnd w:id="1"/>
    </w:p>
    <w:p w14:paraId="3A6D3607" w14:textId="40C373B8" w:rsidR="00BC7D00" w:rsidRDefault="002743A1">
      <w:pPr>
        <w:pStyle w:val="TableofFigures"/>
        <w:tabs>
          <w:tab w:val="right" w:leader="dot" w:pos="9350"/>
        </w:tabs>
        <w:rPr>
          <w:rFonts w:eastAsiaTheme="minorEastAsia"/>
          <w:noProof/>
          <w:sz w:val="24"/>
          <w:szCs w:val="24"/>
        </w:rPr>
      </w:pPr>
      <w:r>
        <w:rPr>
          <w:rFonts w:ascii="Calibri" w:hAnsi="Calibri" w:cs="Calibri"/>
          <w:color w:val="000000" w:themeColor="text1"/>
          <w:sz w:val="30"/>
          <w:szCs w:val="30"/>
        </w:rPr>
        <w:fldChar w:fldCharType="begin"/>
      </w:r>
      <w:r>
        <w:rPr>
          <w:rFonts w:ascii="Calibri" w:hAnsi="Calibri" w:cs="Calibri"/>
          <w:color w:val="000000" w:themeColor="text1"/>
          <w:sz w:val="30"/>
          <w:szCs w:val="30"/>
        </w:rPr>
        <w:instrText xml:space="preserve"> TOC \h \z \c "Figure" </w:instrText>
      </w:r>
      <w:r>
        <w:rPr>
          <w:rFonts w:ascii="Calibri" w:hAnsi="Calibri" w:cs="Calibri"/>
          <w:color w:val="000000" w:themeColor="text1"/>
          <w:sz w:val="30"/>
          <w:szCs w:val="30"/>
        </w:rPr>
        <w:fldChar w:fldCharType="separate"/>
      </w:r>
      <w:hyperlink w:anchor="_Toc183787884" w:history="1">
        <w:r w:rsidR="00BC7D00" w:rsidRPr="00310C0A">
          <w:rPr>
            <w:rStyle w:val="Hyperlink"/>
            <w:noProof/>
          </w:rPr>
          <w:t>Figure 1: Map of U.S. by Medical Underservice based on MUA Designation</w:t>
        </w:r>
        <w:r w:rsidR="00BC7D00">
          <w:rPr>
            <w:noProof/>
            <w:webHidden/>
          </w:rPr>
          <w:tab/>
        </w:r>
        <w:r w:rsidR="00BC7D00">
          <w:rPr>
            <w:noProof/>
            <w:webHidden/>
          </w:rPr>
          <w:fldChar w:fldCharType="begin"/>
        </w:r>
        <w:r w:rsidR="00BC7D00">
          <w:rPr>
            <w:noProof/>
            <w:webHidden/>
          </w:rPr>
          <w:instrText xml:space="preserve"> PAGEREF _Toc183787884 \h </w:instrText>
        </w:r>
        <w:r w:rsidR="00BC7D00">
          <w:rPr>
            <w:noProof/>
            <w:webHidden/>
          </w:rPr>
        </w:r>
        <w:r w:rsidR="00BC7D00">
          <w:rPr>
            <w:noProof/>
            <w:webHidden/>
          </w:rPr>
          <w:fldChar w:fldCharType="separate"/>
        </w:r>
        <w:r w:rsidR="00BC7D00">
          <w:rPr>
            <w:noProof/>
            <w:webHidden/>
          </w:rPr>
          <w:t>9</w:t>
        </w:r>
        <w:r w:rsidR="00BC7D00">
          <w:rPr>
            <w:noProof/>
            <w:webHidden/>
          </w:rPr>
          <w:fldChar w:fldCharType="end"/>
        </w:r>
      </w:hyperlink>
    </w:p>
    <w:p w14:paraId="0ABE7447" w14:textId="5A9CB4DA" w:rsidR="00BC7D00" w:rsidRDefault="00BC7D00">
      <w:pPr>
        <w:pStyle w:val="TableofFigures"/>
        <w:tabs>
          <w:tab w:val="right" w:leader="dot" w:pos="9350"/>
        </w:tabs>
        <w:rPr>
          <w:rFonts w:eastAsiaTheme="minorEastAsia"/>
          <w:noProof/>
          <w:sz w:val="24"/>
          <w:szCs w:val="24"/>
        </w:rPr>
      </w:pPr>
      <w:hyperlink w:anchor="_Toc183787885" w:history="1">
        <w:r w:rsidRPr="00310C0A">
          <w:rPr>
            <w:rStyle w:val="Hyperlink"/>
            <w:noProof/>
          </w:rPr>
          <w:t>Figure 2: Map of Alaska with Counties Colored by Medically Underserved or Not</w:t>
        </w:r>
        <w:r>
          <w:rPr>
            <w:noProof/>
            <w:webHidden/>
          </w:rPr>
          <w:tab/>
        </w:r>
        <w:r>
          <w:rPr>
            <w:noProof/>
            <w:webHidden/>
          </w:rPr>
          <w:fldChar w:fldCharType="begin"/>
        </w:r>
        <w:r>
          <w:rPr>
            <w:noProof/>
            <w:webHidden/>
          </w:rPr>
          <w:instrText xml:space="preserve"> PAGEREF _Toc183787885 \h </w:instrText>
        </w:r>
        <w:r>
          <w:rPr>
            <w:noProof/>
            <w:webHidden/>
          </w:rPr>
        </w:r>
        <w:r>
          <w:rPr>
            <w:noProof/>
            <w:webHidden/>
          </w:rPr>
          <w:fldChar w:fldCharType="separate"/>
        </w:r>
        <w:r>
          <w:rPr>
            <w:noProof/>
            <w:webHidden/>
          </w:rPr>
          <w:t>9</w:t>
        </w:r>
        <w:r>
          <w:rPr>
            <w:noProof/>
            <w:webHidden/>
          </w:rPr>
          <w:fldChar w:fldCharType="end"/>
        </w:r>
      </w:hyperlink>
    </w:p>
    <w:p w14:paraId="477F7114" w14:textId="68CF8B94" w:rsidR="00BC7D00" w:rsidRDefault="00BC7D00">
      <w:pPr>
        <w:pStyle w:val="TableofFigures"/>
        <w:tabs>
          <w:tab w:val="right" w:leader="dot" w:pos="9350"/>
        </w:tabs>
        <w:rPr>
          <w:rFonts w:eastAsiaTheme="minorEastAsia"/>
          <w:noProof/>
          <w:sz w:val="24"/>
          <w:szCs w:val="24"/>
        </w:rPr>
      </w:pPr>
      <w:hyperlink w:anchor="_Toc183787886" w:history="1">
        <w:r w:rsidRPr="00310C0A">
          <w:rPr>
            <w:rStyle w:val="Hyperlink"/>
            <w:noProof/>
          </w:rPr>
          <w:t>Figure 3: Map of Hawaii with Counties Colored by Medically Underserved or Not</w:t>
        </w:r>
        <w:r>
          <w:rPr>
            <w:noProof/>
            <w:webHidden/>
          </w:rPr>
          <w:tab/>
        </w:r>
        <w:r>
          <w:rPr>
            <w:noProof/>
            <w:webHidden/>
          </w:rPr>
          <w:fldChar w:fldCharType="begin"/>
        </w:r>
        <w:r>
          <w:rPr>
            <w:noProof/>
            <w:webHidden/>
          </w:rPr>
          <w:instrText xml:space="preserve"> PAGEREF _Toc183787886 \h </w:instrText>
        </w:r>
        <w:r>
          <w:rPr>
            <w:noProof/>
            <w:webHidden/>
          </w:rPr>
        </w:r>
        <w:r>
          <w:rPr>
            <w:noProof/>
            <w:webHidden/>
          </w:rPr>
          <w:fldChar w:fldCharType="separate"/>
        </w:r>
        <w:r>
          <w:rPr>
            <w:noProof/>
            <w:webHidden/>
          </w:rPr>
          <w:t>10</w:t>
        </w:r>
        <w:r>
          <w:rPr>
            <w:noProof/>
            <w:webHidden/>
          </w:rPr>
          <w:fldChar w:fldCharType="end"/>
        </w:r>
      </w:hyperlink>
    </w:p>
    <w:p w14:paraId="7F21E953" w14:textId="423D1EBE" w:rsidR="00BC7D00" w:rsidRDefault="00BC7D00">
      <w:pPr>
        <w:pStyle w:val="TableofFigures"/>
        <w:tabs>
          <w:tab w:val="right" w:leader="dot" w:pos="9350"/>
        </w:tabs>
        <w:rPr>
          <w:rFonts w:eastAsiaTheme="minorEastAsia"/>
          <w:noProof/>
          <w:sz w:val="24"/>
          <w:szCs w:val="24"/>
        </w:rPr>
      </w:pPr>
      <w:hyperlink w:anchor="_Toc183787887" w:history="1">
        <w:r w:rsidRPr="00310C0A">
          <w:rPr>
            <w:rStyle w:val="Hyperlink"/>
            <w:noProof/>
          </w:rPr>
          <w:t>Figure 4: VIF for Initial Logistic Regression</w:t>
        </w:r>
        <w:r>
          <w:rPr>
            <w:noProof/>
            <w:webHidden/>
          </w:rPr>
          <w:tab/>
        </w:r>
        <w:r>
          <w:rPr>
            <w:noProof/>
            <w:webHidden/>
          </w:rPr>
          <w:fldChar w:fldCharType="begin"/>
        </w:r>
        <w:r>
          <w:rPr>
            <w:noProof/>
            <w:webHidden/>
          </w:rPr>
          <w:instrText xml:space="preserve"> PAGEREF _Toc183787887 \h </w:instrText>
        </w:r>
        <w:r>
          <w:rPr>
            <w:noProof/>
            <w:webHidden/>
          </w:rPr>
        </w:r>
        <w:r>
          <w:rPr>
            <w:noProof/>
            <w:webHidden/>
          </w:rPr>
          <w:fldChar w:fldCharType="separate"/>
        </w:r>
        <w:r>
          <w:rPr>
            <w:noProof/>
            <w:webHidden/>
          </w:rPr>
          <w:t>11</w:t>
        </w:r>
        <w:r>
          <w:rPr>
            <w:noProof/>
            <w:webHidden/>
          </w:rPr>
          <w:fldChar w:fldCharType="end"/>
        </w:r>
      </w:hyperlink>
    </w:p>
    <w:p w14:paraId="530105EB" w14:textId="2798D592" w:rsidR="00BC7D00" w:rsidRDefault="00BC7D00">
      <w:pPr>
        <w:pStyle w:val="TableofFigures"/>
        <w:tabs>
          <w:tab w:val="right" w:leader="dot" w:pos="9350"/>
        </w:tabs>
        <w:rPr>
          <w:rFonts w:eastAsiaTheme="minorEastAsia"/>
          <w:noProof/>
          <w:sz w:val="24"/>
          <w:szCs w:val="24"/>
        </w:rPr>
      </w:pPr>
      <w:hyperlink w:anchor="_Toc183787888" w:history="1">
        <w:r w:rsidRPr="00310C0A">
          <w:rPr>
            <w:rStyle w:val="Hyperlink"/>
            <w:noProof/>
          </w:rPr>
          <w:t>Figure 5: Scatterplots of the Log Odds Against the Independent Variables in Logistic Regression with Outliers</w:t>
        </w:r>
        <w:r>
          <w:rPr>
            <w:noProof/>
            <w:webHidden/>
          </w:rPr>
          <w:tab/>
        </w:r>
        <w:r>
          <w:rPr>
            <w:noProof/>
            <w:webHidden/>
          </w:rPr>
          <w:fldChar w:fldCharType="begin"/>
        </w:r>
        <w:r>
          <w:rPr>
            <w:noProof/>
            <w:webHidden/>
          </w:rPr>
          <w:instrText xml:space="preserve"> PAGEREF _Toc183787888 \h </w:instrText>
        </w:r>
        <w:r>
          <w:rPr>
            <w:noProof/>
            <w:webHidden/>
          </w:rPr>
        </w:r>
        <w:r>
          <w:rPr>
            <w:noProof/>
            <w:webHidden/>
          </w:rPr>
          <w:fldChar w:fldCharType="separate"/>
        </w:r>
        <w:r>
          <w:rPr>
            <w:noProof/>
            <w:webHidden/>
          </w:rPr>
          <w:t>11</w:t>
        </w:r>
        <w:r>
          <w:rPr>
            <w:noProof/>
            <w:webHidden/>
          </w:rPr>
          <w:fldChar w:fldCharType="end"/>
        </w:r>
      </w:hyperlink>
    </w:p>
    <w:p w14:paraId="694CF072" w14:textId="67010B53" w:rsidR="00BC7D00" w:rsidRDefault="00BC7D00">
      <w:pPr>
        <w:pStyle w:val="TableofFigures"/>
        <w:tabs>
          <w:tab w:val="right" w:leader="dot" w:pos="9350"/>
        </w:tabs>
        <w:rPr>
          <w:rFonts w:eastAsiaTheme="minorEastAsia"/>
          <w:noProof/>
          <w:sz w:val="24"/>
          <w:szCs w:val="24"/>
        </w:rPr>
      </w:pPr>
      <w:hyperlink w:anchor="_Toc183787889" w:history="1">
        <w:r w:rsidRPr="00310C0A">
          <w:rPr>
            <w:rStyle w:val="Hyperlink"/>
            <w:noProof/>
          </w:rPr>
          <w:t>Figure 6: Scatterplots of the Log Odds Against the Independent Variables in Logistic Regression without Outliers</w:t>
        </w:r>
        <w:r>
          <w:rPr>
            <w:noProof/>
            <w:webHidden/>
          </w:rPr>
          <w:tab/>
        </w:r>
        <w:r>
          <w:rPr>
            <w:noProof/>
            <w:webHidden/>
          </w:rPr>
          <w:fldChar w:fldCharType="begin"/>
        </w:r>
        <w:r>
          <w:rPr>
            <w:noProof/>
            <w:webHidden/>
          </w:rPr>
          <w:instrText xml:space="preserve"> PAGEREF _Toc183787889 \h </w:instrText>
        </w:r>
        <w:r>
          <w:rPr>
            <w:noProof/>
            <w:webHidden/>
          </w:rPr>
        </w:r>
        <w:r>
          <w:rPr>
            <w:noProof/>
            <w:webHidden/>
          </w:rPr>
          <w:fldChar w:fldCharType="separate"/>
        </w:r>
        <w:r>
          <w:rPr>
            <w:noProof/>
            <w:webHidden/>
          </w:rPr>
          <w:t>13</w:t>
        </w:r>
        <w:r>
          <w:rPr>
            <w:noProof/>
            <w:webHidden/>
          </w:rPr>
          <w:fldChar w:fldCharType="end"/>
        </w:r>
      </w:hyperlink>
    </w:p>
    <w:p w14:paraId="47B12AB8" w14:textId="2168D43B" w:rsidR="00BC7D00" w:rsidRDefault="00BC7D00">
      <w:pPr>
        <w:pStyle w:val="TableofFigures"/>
        <w:tabs>
          <w:tab w:val="right" w:leader="dot" w:pos="9350"/>
        </w:tabs>
        <w:rPr>
          <w:rFonts w:eastAsiaTheme="minorEastAsia"/>
          <w:noProof/>
          <w:sz w:val="24"/>
          <w:szCs w:val="24"/>
        </w:rPr>
      </w:pPr>
      <w:hyperlink w:anchor="_Toc183787890" w:history="1">
        <w:r w:rsidRPr="00310C0A">
          <w:rPr>
            <w:rStyle w:val="Hyperlink"/>
            <w:noProof/>
          </w:rPr>
          <w:t>Figure 7: VIF values for logistic Regression without ACS_PCT_HOUSEHOLDER_BLACK and without ACS_PCT_HOUSEHOLDER_AIAN (American Indian/Alaskan Native)</w:t>
        </w:r>
        <w:r>
          <w:rPr>
            <w:noProof/>
            <w:webHidden/>
          </w:rPr>
          <w:tab/>
        </w:r>
        <w:r>
          <w:rPr>
            <w:noProof/>
            <w:webHidden/>
          </w:rPr>
          <w:fldChar w:fldCharType="begin"/>
        </w:r>
        <w:r>
          <w:rPr>
            <w:noProof/>
            <w:webHidden/>
          </w:rPr>
          <w:instrText xml:space="preserve"> PAGEREF _Toc183787890 \h </w:instrText>
        </w:r>
        <w:r>
          <w:rPr>
            <w:noProof/>
            <w:webHidden/>
          </w:rPr>
        </w:r>
        <w:r>
          <w:rPr>
            <w:noProof/>
            <w:webHidden/>
          </w:rPr>
          <w:fldChar w:fldCharType="separate"/>
        </w:r>
        <w:r>
          <w:rPr>
            <w:noProof/>
            <w:webHidden/>
          </w:rPr>
          <w:t>14</w:t>
        </w:r>
        <w:r>
          <w:rPr>
            <w:noProof/>
            <w:webHidden/>
          </w:rPr>
          <w:fldChar w:fldCharType="end"/>
        </w:r>
      </w:hyperlink>
    </w:p>
    <w:p w14:paraId="72C09E7F" w14:textId="74BDC34D" w:rsidR="00BC7D00" w:rsidRDefault="00BC7D00">
      <w:pPr>
        <w:pStyle w:val="TableofFigures"/>
        <w:tabs>
          <w:tab w:val="right" w:leader="dot" w:pos="9350"/>
        </w:tabs>
        <w:rPr>
          <w:rFonts w:eastAsiaTheme="minorEastAsia"/>
          <w:noProof/>
          <w:sz w:val="24"/>
          <w:szCs w:val="24"/>
        </w:rPr>
      </w:pPr>
      <w:hyperlink w:anchor="_Toc183787891" w:history="1">
        <w:r w:rsidRPr="00310C0A">
          <w:rPr>
            <w:rStyle w:val="Hyperlink"/>
            <w:noProof/>
          </w:rPr>
          <w:t>Figure 8: Scatterplot of Log-Odds Against Independent Variables when the only numeric variables are percentage with a graduate degree and percentage of householders who are only Asian</w:t>
        </w:r>
        <w:r>
          <w:rPr>
            <w:noProof/>
            <w:webHidden/>
          </w:rPr>
          <w:tab/>
        </w:r>
        <w:r>
          <w:rPr>
            <w:noProof/>
            <w:webHidden/>
          </w:rPr>
          <w:fldChar w:fldCharType="begin"/>
        </w:r>
        <w:r>
          <w:rPr>
            <w:noProof/>
            <w:webHidden/>
          </w:rPr>
          <w:instrText xml:space="preserve"> PAGEREF _Toc183787891 \h </w:instrText>
        </w:r>
        <w:r>
          <w:rPr>
            <w:noProof/>
            <w:webHidden/>
          </w:rPr>
        </w:r>
        <w:r>
          <w:rPr>
            <w:noProof/>
            <w:webHidden/>
          </w:rPr>
          <w:fldChar w:fldCharType="separate"/>
        </w:r>
        <w:r>
          <w:rPr>
            <w:noProof/>
            <w:webHidden/>
          </w:rPr>
          <w:t>14</w:t>
        </w:r>
        <w:r>
          <w:rPr>
            <w:noProof/>
            <w:webHidden/>
          </w:rPr>
          <w:fldChar w:fldCharType="end"/>
        </w:r>
      </w:hyperlink>
    </w:p>
    <w:p w14:paraId="628D5D2E" w14:textId="03EEFB72" w:rsidR="00BC7D00" w:rsidRDefault="00BC7D00">
      <w:pPr>
        <w:pStyle w:val="TableofFigures"/>
        <w:tabs>
          <w:tab w:val="right" w:leader="dot" w:pos="9350"/>
        </w:tabs>
        <w:rPr>
          <w:rFonts w:eastAsiaTheme="minorEastAsia"/>
          <w:noProof/>
          <w:sz w:val="24"/>
          <w:szCs w:val="24"/>
        </w:rPr>
      </w:pPr>
      <w:hyperlink w:anchor="_Toc183787892" w:history="1">
        <w:r w:rsidRPr="00310C0A">
          <w:rPr>
            <w:rStyle w:val="Hyperlink"/>
            <w:noProof/>
          </w:rPr>
          <w:t>Figure 9: Boxplot of the Distribution for the percent of 25+ year old county population with a graduate degree</w:t>
        </w:r>
        <w:r>
          <w:rPr>
            <w:noProof/>
            <w:webHidden/>
          </w:rPr>
          <w:tab/>
        </w:r>
        <w:r>
          <w:rPr>
            <w:noProof/>
            <w:webHidden/>
          </w:rPr>
          <w:fldChar w:fldCharType="begin"/>
        </w:r>
        <w:r>
          <w:rPr>
            <w:noProof/>
            <w:webHidden/>
          </w:rPr>
          <w:instrText xml:space="preserve"> PAGEREF _Toc183787892 \h </w:instrText>
        </w:r>
        <w:r>
          <w:rPr>
            <w:noProof/>
            <w:webHidden/>
          </w:rPr>
        </w:r>
        <w:r>
          <w:rPr>
            <w:noProof/>
            <w:webHidden/>
          </w:rPr>
          <w:fldChar w:fldCharType="separate"/>
        </w:r>
        <w:r>
          <w:rPr>
            <w:noProof/>
            <w:webHidden/>
          </w:rPr>
          <w:t>16</w:t>
        </w:r>
        <w:r>
          <w:rPr>
            <w:noProof/>
            <w:webHidden/>
          </w:rPr>
          <w:fldChar w:fldCharType="end"/>
        </w:r>
      </w:hyperlink>
    </w:p>
    <w:p w14:paraId="643C8F0A" w14:textId="1E0F2CBF" w:rsidR="00BC7D00" w:rsidRDefault="00BC7D00">
      <w:pPr>
        <w:pStyle w:val="TableofFigures"/>
        <w:tabs>
          <w:tab w:val="right" w:leader="dot" w:pos="9350"/>
        </w:tabs>
        <w:rPr>
          <w:rFonts w:eastAsiaTheme="minorEastAsia"/>
          <w:noProof/>
          <w:sz w:val="24"/>
          <w:szCs w:val="24"/>
        </w:rPr>
      </w:pPr>
      <w:hyperlink w:anchor="_Toc183787893" w:history="1">
        <w:r w:rsidRPr="00310C0A">
          <w:rPr>
            <w:rStyle w:val="Hyperlink"/>
            <w:noProof/>
          </w:rPr>
          <w:t>Figure 10: Boxplot of the Distribution of Percentage of Counties' Householders whose only race is Asian</w:t>
        </w:r>
        <w:r>
          <w:rPr>
            <w:noProof/>
            <w:webHidden/>
          </w:rPr>
          <w:tab/>
        </w:r>
        <w:r>
          <w:rPr>
            <w:noProof/>
            <w:webHidden/>
          </w:rPr>
          <w:fldChar w:fldCharType="begin"/>
        </w:r>
        <w:r>
          <w:rPr>
            <w:noProof/>
            <w:webHidden/>
          </w:rPr>
          <w:instrText xml:space="preserve"> PAGEREF _Toc183787893 \h </w:instrText>
        </w:r>
        <w:r>
          <w:rPr>
            <w:noProof/>
            <w:webHidden/>
          </w:rPr>
        </w:r>
        <w:r>
          <w:rPr>
            <w:noProof/>
            <w:webHidden/>
          </w:rPr>
          <w:fldChar w:fldCharType="separate"/>
        </w:r>
        <w:r>
          <w:rPr>
            <w:noProof/>
            <w:webHidden/>
          </w:rPr>
          <w:t>17</w:t>
        </w:r>
        <w:r>
          <w:rPr>
            <w:noProof/>
            <w:webHidden/>
          </w:rPr>
          <w:fldChar w:fldCharType="end"/>
        </w:r>
      </w:hyperlink>
    </w:p>
    <w:p w14:paraId="024870F7" w14:textId="6C7541FC" w:rsidR="00BC7D00" w:rsidRDefault="00BC7D00">
      <w:pPr>
        <w:pStyle w:val="TableofFigures"/>
        <w:tabs>
          <w:tab w:val="right" w:leader="dot" w:pos="9350"/>
        </w:tabs>
        <w:rPr>
          <w:rFonts w:eastAsiaTheme="minorEastAsia"/>
          <w:noProof/>
          <w:sz w:val="24"/>
          <w:szCs w:val="24"/>
        </w:rPr>
      </w:pPr>
      <w:hyperlink w:anchor="_Toc183787894" w:history="1">
        <w:r w:rsidRPr="00310C0A">
          <w:rPr>
            <w:rStyle w:val="Hyperlink"/>
            <w:noProof/>
          </w:rPr>
          <w:t>Figure 12: Scatterplot of Logit against Quantitative Predictors for only Counties in Puerto Rico</w:t>
        </w:r>
        <w:r>
          <w:rPr>
            <w:noProof/>
            <w:webHidden/>
          </w:rPr>
          <w:tab/>
        </w:r>
        <w:r>
          <w:rPr>
            <w:noProof/>
            <w:webHidden/>
          </w:rPr>
          <w:fldChar w:fldCharType="begin"/>
        </w:r>
        <w:r>
          <w:rPr>
            <w:noProof/>
            <w:webHidden/>
          </w:rPr>
          <w:instrText xml:space="preserve"> PAGEREF _Toc183787894 \h </w:instrText>
        </w:r>
        <w:r>
          <w:rPr>
            <w:noProof/>
            <w:webHidden/>
          </w:rPr>
        </w:r>
        <w:r>
          <w:rPr>
            <w:noProof/>
            <w:webHidden/>
          </w:rPr>
          <w:fldChar w:fldCharType="separate"/>
        </w:r>
        <w:r>
          <w:rPr>
            <w:noProof/>
            <w:webHidden/>
          </w:rPr>
          <w:t>22</w:t>
        </w:r>
        <w:r>
          <w:rPr>
            <w:noProof/>
            <w:webHidden/>
          </w:rPr>
          <w:fldChar w:fldCharType="end"/>
        </w:r>
      </w:hyperlink>
    </w:p>
    <w:p w14:paraId="302270A6" w14:textId="09280947" w:rsidR="00BC7D00" w:rsidRDefault="00BC7D00">
      <w:pPr>
        <w:pStyle w:val="TableofFigures"/>
        <w:tabs>
          <w:tab w:val="right" w:leader="dot" w:pos="9350"/>
        </w:tabs>
        <w:rPr>
          <w:rFonts w:eastAsiaTheme="minorEastAsia"/>
          <w:noProof/>
          <w:sz w:val="24"/>
          <w:szCs w:val="24"/>
        </w:rPr>
      </w:pPr>
      <w:hyperlink w:anchor="_Toc183787895" w:history="1">
        <w:r w:rsidRPr="00310C0A">
          <w:rPr>
            <w:rStyle w:val="Hyperlink"/>
            <w:noProof/>
          </w:rPr>
          <w:t>Figure 13: Scatterplot of Deviance Residuals for Logistic Regression of Only Counties in Puerto Rico</w:t>
        </w:r>
        <w:r>
          <w:rPr>
            <w:noProof/>
            <w:webHidden/>
          </w:rPr>
          <w:tab/>
        </w:r>
        <w:r>
          <w:rPr>
            <w:noProof/>
            <w:webHidden/>
          </w:rPr>
          <w:fldChar w:fldCharType="begin"/>
        </w:r>
        <w:r>
          <w:rPr>
            <w:noProof/>
            <w:webHidden/>
          </w:rPr>
          <w:instrText xml:space="preserve"> PAGEREF _Toc183787895 \h </w:instrText>
        </w:r>
        <w:r>
          <w:rPr>
            <w:noProof/>
            <w:webHidden/>
          </w:rPr>
        </w:r>
        <w:r>
          <w:rPr>
            <w:noProof/>
            <w:webHidden/>
          </w:rPr>
          <w:fldChar w:fldCharType="separate"/>
        </w:r>
        <w:r>
          <w:rPr>
            <w:noProof/>
            <w:webHidden/>
          </w:rPr>
          <w:t>23</w:t>
        </w:r>
        <w:r>
          <w:rPr>
            <w:noProof/>
            <w:webHidden/>
          </w:rPr>
          <w:fldChar w:fldCharType="end"/>
        </w:r>
      </w:hyperlink>
    </w:p>
    <w:p w14:paraId="34485DA2" w14:textId="1453D0A5" w:rsidR="00BC7D00" w:rsidRDefault="00BC7D00">
      <w:pPr>
        <w:pStyle w:val="TableofFigures"/>
        <w:tabs>
          <w:tab w:val="right" w:leader="dot" w:pos="9350"/>
        </w:tabs>
        <w:rPr>
          <w:rFonts w:eastAsiaTheme="minorEastAsia"/>
          <w:noProof/>
          <w:sz w:val="24"/>
          <w:szCs w:val="24"/>
        </w:rPr>
      </w:pPr>
      <w:hyperlink w:anchor="_Toc183787896" w:history="1">
        <w:r w:rsidRPr="00310C0A">
          <w:rPr>
            <w:rStyle w:val="Hyperlink"/>
            <w:noProof/>
          </w:rPr>
          <w:t>Figure 14: Cook's Distance Plot of Data Points in a Logistic Regression - only counties in Puerto Rico</w:t>
        </w:r>
        <w:r>
          <w:rPr>
            <w:noProof/>
            <w:webHidden/>
          </w:rPr>
          <w:tab/>
        </w:r>
        <w:r>
          <w:rPr>
            <w:noProof/>
            <w:webHidden/>
          </w:rPr>
          <w:fldChar w:fldCharType="begin"/>
        </w:r>
        <w:r>
          <w:rPr>
            <w:noProof/>
            <w:webHidden/>
          </w:rPr>
          <w:instrText xml:space="preserve"> PAGEREF _Toc183787896 \h </w:instrText>
        </w:r>
        <w:r>
          <w:rPr>
            <w:noProof/>
            <w:webHidden/>
          </w:rPr>
        </w:r>
        <w:r>
          <w:rPr>
            <w:noProof/>
            <w:webHidden/>
          </w:rPr>
          <w:fldChar w:fldCharType="separate"/>
        </w:r>
        <w:r>
          <w:rPr>
            <w:noProof/>
            <w:webHidden/>
          </w:rPr>
          <w:t>24</w:t>
        </w:r>
        <w:r>
          <w:rPr>
            <w:noProof/>
            <w:webHidden/>
          </w:rPr>
          <w:fldChar w:fldCharType="end"/>
        </w:r>
      </w:hyperlink>
    </w:p>
    <w:p w14:paraId="573CEBB6" w14:textId="246652E4" w:rsidR="00BC7D00" w:rsidRDefault="00BC7D00">
      <w:pPr>
        <w:pStyle w:val="TableofFigures"/>
        <w:tabs>
          <w:tab w:val="right" w:leader="dot" w:pos="9350"/>
        </w:tabs>
        <w:rPr>
          <w:rFonts w:eastAsiaTheme="minorEastAsia"/>
          <w:noProof/>
          <w:sz w:val="24"/>
          <w:szCs w:val="24"/>
        </w:rPr>
      </w:pPr>
      <w:hyperlink w:anchor="_Toc183787897" w:history="1">
        <w:r w:rsidRPr="00310C0A">
          <w:rPr>
            <w:rStyle w:val="Hyperlink"/>
            <w:noProof/>
          </w:rPr>
          <w:t>Figure 15: Histogram of Predictions from Logistic Regression for only Counties in Puerto Rico</w:t>
        </w:r>
        <w:r>
          <w:rPr>
            <w:noProof/>
            <w:webHidden/>
          </w:rPr>
          <w:tab/>
        </w:r>
        <w:r>
          <w:rPr>
            <w:noProof/>
            <w:webHidden/>
          </w:rPr>
          <w:fldChar w:fldCharType="begin"/>
        </w:r>
        <w:r>
          <w:rPr>
            <w:noProof/>
            <w:webHidden/>
          </w:rPr>
          <w:instrText xml:space="preserve"> PAGEREF _Toc183787897 \h </w:instrText>
        </w:r>
        <w:r>
          <w:rPr>
            <w:noProof/>
            <w:webHidden/>
          </w:rPr>
        </w:r>
        <w:r>
          <w:rPr>
            <w:noProof/>
            <w:webHidden/>
          </w:rPr>
          <w:fldChar w:fldCharType="separate"/>
        </w:r>
        <w:r>
          <w:rPr>
            <w:noProof/>
            <w:webHidden/>
          </w:rPr>
          <w:t>25</w:t>
        </w:r>
        <w:r>
          <w:rPr>
            <w:noProof/>
            <w:webHidden/>
          </w:rPr>
          <w:fldChar w:fldCharType="end"/>
        </w:r>
      </w:hyperlink>
    </w:p>
    <w:p w14:paraId="572B997B" w14:textId="404AE083" w:rsidR="00BC7D00" w:rsidRDefault="00BC7D00">
      <w:pPr>
        <w:pStyle w:val="TableofFigures"/>
        <w:tabs>
          <w:tab w:val="right" w:leader="dot" w:pos="9350"/>
        </w:tabs>
        <w:rPr>
          <w:rFonts w:eastAsiaTheme="minorEastAsia"/>
          <w:noProof/>
          <w:sz w:val="24"/>
          <w:szCs w:val="24"/>
        </w:rPr>
      </w:pPr>
      <w:hyperlink w:anchor="_Toc183787898" w:history="1">
        <w:r w:rsidRPr="00310C0A">
          <w:rPr>
            <w:rStyle w:val="Hyperlink"/>
            <w:noProof/>
          </w:rPr>
          <w:t>Figure 16: VIF Values for Logistic Regression with Various Races</w:t>
        </w:r>
        <w:r>
          <w:rPr>
            <w:noProof/>
            <w:webHidden/>
          </w:rPr>
          <w:tab/>
        </w:r>
        <w:r>
          <w:rPr>
            <w:noProof/>
            <w:webHidden/>
          </w:rPr>
          <w:fldChar w:fldCharType="begin"/>
        </w:r>
        <w:r>
          <w:rPr>
            <w:noProof/>
            <w:webHidden/>
          </w:rPr>
          <w:instrText xml:space="preserve"> PAGEREF _Toc183787898 \h </w:instrText>
        </w:r>
        <w:r>
          <w:rPr>
            <w:noProof/>
            <w:webHidden/>
          </w:rPr>
        </w:r>
        <w:r>
          <w:rPr>
            <w:noProof/>
            <w:webHidden/>
          </w:rPr>
          <w:fldChar w:fldCharType="separate"/>
        </w:r>
        <w:r>
          <w:rPr>
            <w:noProof/>
            <w:webHidden/>
          </w:rPr>
          <w:t>26</w:t>
        </w:r>
        <w:r>
          <w:rPr>
            <w:noProof/>
            <w:webHidden/>
          </w:rPr>
          <w:fldChar w:fldCharType="end"/>
        </w:r>
      </w:hyperlink>
    </w:p>
    <w:p w14:paraId="3EABE0E5" w14:textId="2CF32127" w:rsidR="00BC7D00" w:rsidRDefault="00BC7D00">
      <w:pPr>
        <w:pStyle w:val="TableofFigures"/>
        <w:tabs>
          <w:tab w:val="right" w:leader="dot" w:pos="9350"/>
        </w:tabs>
        <w:rPr>
          <w:rFonts w:eastAsiaTheme="minorEastAsia"/>
          <w:noProof/>
          <w:sz w:val="24"/>
          <w:szCs w:val="24"/>
        </w:rPr>
      </w:pPr>
      <w:hyperlink w:anchor="_Toc183787899" w:history="1">
        <w:r w:rsidRPr="00310C0A">
          <w:rPr>
            <w:rStyle w:val="Hyperlink"/>
            <w:noProof/>
          </w:rPr>
          <w:t>Figure 17: Scatterplot of Logit against Predictors for Regression analyzing the percentage of the population of each race, or the percentage of the population that is more than one race</w:t>
        </w:r>
        <w:r>
          <w:rPr>
            <w:noProof/>
            <w:webHidden/>
          </w:rPr>
          <w:tab/>
        </w:r>
        <w:r>
          <w:rPr>
            <w:noProof/>
            <w:webHidden/>
          </w:rPr>
          <w:fldChar w:fldCharType="begin"/>
        </w:r>
        <w:r>
          <w:rPr>
            <w:noProof/>
            <w:webHidden/>
          </w:rPr>
          <w:instrText xml:space="preserve"> PAGEREF _Toc183787899 \h </w:instrText>
        </w:r>
        <w:r>
          <w:rPr>
            <w:noProof/>
            <w:webHidden/>
          </w:rPr>
        </w:r>
        <w:r>
          <w:rPr>
            <w:noProof/>
            <w:webHidden/>
          </w:rPr>
          <w:fldChar w:fldCharType="separate"/>
        </w:r>
        <w:r>
          <w:rPr>
            <w:noProof/>
            <w:webHidden/>
          </w:rPr>
          <w:t>27</w:t>
        </w:r>
        <w:r>
          <w:rPr>
            <w:noProof/>
            <w:webHidden/>
          </w:rPr>
          <w:fldChar w:fldCharType="end"/>
        </w:r>
      </w:hyperlink>
    </w:p>
    <w:p w14:paraId="62DF8988" w14:textId="2C46F2EE" w:rsidR="00BC7D00" w:rsidRDefault="00BC7D00">
      <w:pPr>
        <w:pStyle w:val="TableofFigures"/>
        <w:tabs>
          <w:tab w:val="right" w:leader="dot" w:pos="9350"/>
        </w:tabs>
        <w:rPr>
          <w:rFonts w:eastAsiaTheme="minorEastAsia"/>
          <w:noProof/>
          <w:sz w:val="24"/>
          <w:szCs w:val="24"/>
        </w:rPr>
      </w:pPr>
      <w:hyperlink w:anchor="_Toc183787900" w:history="1">
        <w:r w:rsidRPr="00310C0A">
          <w:rPr>
            <w:rStyle w:val="Hyperlink"/>
            <w:noProof/>
          </w:rPr>
          <w:t>Figure 18: APPENDIX B: Counties that are Omitted from Logistic Regression due to lack of data</w:t>
        </w:r>
        <w:r>
          <w:rPr>
            <w:noProof/>
            <w:webHidden/>
          </w:rPr>
          <w:tab/>
        </w:r>
        <w:r>
          <w:rPr>
            <w:noProof/>
            <w:webHidden/>
          </w:rPr>
          <w:fldChar w:fldCharType="begin"/>
        </w:r>
        <w:r>
          <w:rPr>
            <w:noProof/>
            <w:webHidden/>
          </w:rPr>
          <w:instrText xml:space="preserve"> PAGEREF _Toc183787900 \h </w:instrText>
        </w:r>
        <w:r>
          <w:rPr>
            <w:noProof/>
            <w:webHidden/>
          </w:rPr>
        </w:r>
        <w:r>
          <w:rPr>
            <w:noProof/>
            <w:webHidden/>
          </w:rPr>
          <w:fldChar w:fldCharType="separate"/>
        </w:r>
        <w:r>
          <w:rPr>
            <w:noProof/>
            <w:webHidden/>
          </w:rPr>
          <w:t>34</w:t>
        </w:r>
        <w:r>
          <w:rPr>
            <w:noProof/>
            <w:webHidden/>
          </w:rPr>
          <w:fldChar w:fldCharType="end"/>
        </w:r>
      </w:hyperlink>
    </w:p>
    <w:p w14:paraId="2D753C22" w14:textId="34AC062A" w:rsidR="00277C6C" w:rsidRDefault="002743A1" w:rsidP="00071735">
      <w:pPr>
        <w:spacing w:line="276" w:lineRule="auto"/>
        <w:rPr>
          <w:rFonts w:ascii="Calibri" w:hAnsi="Calibri" w:cs="Calibri"/>
          <w:color w:val="000000" w:themeColor="text1"/>
          <w:sz w:val="30"/>
          <w:szCs w:val="30"/>
        </w:rPr>
      </w:pPr>
      <w:r>
        <w:rPr>
          <w:rFonts w:ascii="Calibri" w:hAnsi="Calibri" w:cs="Calibri"/>
          <w:color w:val="000000" w:themeColor="text1"/>
          <w:sz w:val="30"/>
          <w:szCs w:val="30"/>
        </w:rPr>
        <w:fldChar w:fldCharType="end"/>
      </w:r>
    </w:p>
    <w:p w14:paraId="1D13CD05" w14:textId="73AD4686" w:rsidR="00277C6C" w:rsidRDefault="002743A1" w:rsidP="002743A1">
      <w:pPr>
        <w:pStyle w:val="Heading1"/>
      </w:pPr>
      <w:bookmarkStart w:id="2" w:name="_Toc183787872"/>
      <w:r>
        <w:t>Page Numbers of Tables</w:t>
      </w:r>
      <w:bookmarkEnd w:id="2"/>
    </w:p>
    <w:p w14:paraId="34071456" w14:textId="41F94602" w:rsidR="00BC7D00" w:rsidRDefault="002743A1">
      <w:pPr>
        <w:pStyle w:val="TableofFigures"/>
        <w:tabs>
          <w:tab w:val="right" w:leader="dot" w:pos="9350"/>
        </w:tabs>
        <w:rPr>
          <w:rFonts w:eastAsiaTheme="minorEastAsia"/>
          <w:noProof/>
          <w:sz w:val="24"/>
          <w:szCs w:val="24"/>
        </w:rPr>
      </w:pPr>
      <w:r>
        <w:rPr>
          <w:rFonts w:ascii="Calibri" w:hAnsi="Calibri" w:cs="Calibri"/>
          <w:color w:val="000000" w:themeColor="text1"/>
          <w:sz w:val="30"/>
          <w:szCs w:val="30"/>
        </w:rPr>
        <w:fldChar w:fldCharType="begin"/>
      </w:r>
      <w:r>
        <w:rPr>
          <w:rFonts w:ascii="Calibri" w:hAnsi="Calibri" w:cs="Calibri"/>
          <w:color w:val="000000" w:themeColor="text1"/>
          <w:sz w:val="30"/>
          <w:szCs w:val="30"/>
        </w:rPr>
        <w:instrText xml:space="preserve"> TOC \h \z \c "Table" </w:instrText>
      </w:r>
      <w:r>
        <w:rPr>
          <w:rFonts w:ascii="Calibri" w:hAnsi="Calibri" w:cs="Calibri"/>
          <w:color w:val="000000" w:themeColor="text1"/>
          <w:sz w:val="30"/>
          <w:szCs w:val="30"/>
        </w:rPr>
        <w:fldChar w:fldCharType="separate"/>
      </w:r>
      <w:hyperlink w:anchor="_Toc183787901" w:history="1">
        <w:r w:rsidR="00BC7D00" w:rsidRPr="00D71408">
          <w:rPr>
            <w:rStyle w:val="Hyperlink"/>
            <w:noProof/>
          </w:rPr>
          <w:t>Table 1: Number of Medically Underserved and Not Medically Underserved Counties in 2019</w:t>
        </w:r>
        <w:r w:rsidR="00BC7D00">
          <w:rPr>
            <w:noProof/>
            <w:webHidden/>
          </w:rPr>
          <w:tab/>
        </w:r>
        <w:r w:rsidR="00BC7D00">
          <w:rPr>
            <w:noProof/>
            <w:webHidden/>
          </w:rPr>
          <w:fldChar w:fldCharType="begin"/>
        </w:r>
        <w:r w:rsidR="00BC7D00">
          <w:rPr>
            <w:noProof/>
            <w:webHidden/>
          </w:rPr>
          <w:instrText xml:space="preserve"> PAGEREF _Toc183787901 \h </w:instrText>
        </w:r>
        <w:r w:rsidR="00BC7D00">
          <w:rPr>
            <w:noProof/>
            <w:webHidden/>
          </w:rPr>
        </w:r>
        <w:r w:rsidR="00BC7D00">
          <w:rPr>
            <w:noProof/>
            <w:webHidden/>
          </w:rPr>
          <w:fldChar w:fldCharType="separate"/>
        </w:r>
        <w:r w:rsidR="00BC7D00">
          <w:rPr>
            <w:noProof/>
            <w:webHidden/>
          </w:rPr>
          <w:t>5</w:t>
        </w:r>
        <w:r w:rsidR="00BC7D00">
          <w:rPr>
            <w:noProof/>
            <w:webHidden/>
          </w:rPr>
          <w:fldChar w:fldCharType="end"/>
        </w:r>
      </w:hyperlink>
    </w:p>
    <w:p w14:paraId="0EA3E6EF" w14:textId="7877C044" w:rsidR="00BC7D00" w:rsidRDefault="00BC7D00">
      <w:pPr>
        <w:pStyle w:val="TableofFigures"/>
        <w:tabs>
          <w:tab w:val="right" w:leader="dot" w:pos="9350"/>
        </w:tabs>
        <w:rPr>
          <w:rFonts w:eastAsiaTheme="minorEastAsia"/>
          <w:noProof/>
          <w:sz w:val="24"/>
          <w:szCs w:val="24"/>
        </w:rPr>
      </w:pPr>
      <w:hyperlink w:anchor="_Toc183787902" w:history="1">
        <w:r w:rsidRPr="00D71408">
          <w:rPr>
            <w:rStyle w:val="Hyperlink"/>
            <w:noProof/>
          </w:rPr>
          <w:t>Table 2: Contributors to IMU (Index of Medical Underservice) Score</w:t>
        </w:r>
        <w:r>
          <w:rPr>
            <w:noProof/>
            <w:webHidden/>
          </w:rPr>
          <w:tab/>
        </w:r>
        <w:r>
          <w:rPr>
            <w:noProof/>
            <w:webHidden/>
          </w:rPr>
          <w:fldChar w:fldCharType="begin"/>
        </w:r>
        <w:r>
          <w:rPr>
            <w:noProof/>
            <w:webHidden/>
          </w:rPr>
          <w:instrText xml:space="preserve"> PAGEREF _Toc183787902 \h </w:instrText>
        </w:r>
        <w:r>
          <w:rPr>
            <w:noProof/>
            <w:webHidden/>
          </w:rPr>
        </w:r>
        <w:r>
          <w:rPr>
            <w:noProof/>
            <w:webHidden/>
          </w:rPr>
          <w:fldChar w:fldCharType="separate"/>
        </w:r>
        <w:r>
          <w:rPr>
            <w:noProof/>
            <w:webHidden/>
          </w:rPr>
          <w:t>6</w:t>
        </w:r>
        <w:r>
          <w:rPr>
            <w:noProof/>
            <w:webHidden/>
          </w:rPr>
          <w:fldChar w:fldCharType="end"/>
        </w:r>
      </w:hyperlink>
    </w:p>
    <w:p w14:paraId="40DF2170" w14:textId="2EF9A7C4" w:rsidR="00BC7D00" w:rsidRDefault="00BC7D00">
      <w:pPr>
        <w:pStyle w:val="TableofFigures"/>
        <w:tabs>
          <w:tab w:val="right" w:leader="dot" w:pos="9350"/>
        </w:tabs>
        <w:rPr>
          <w:rFonts w:eastAsiaTheme="minorEastAsia"/>
          <w:noProof/>
          <w:sz w:val="24"/>
          <w:szCs w:val="24"/>
        </w:rPr>
      </w:pPr>
      <w:hyperlink w:anchor="_Toc183787903" w:history="1">
        <w:r w:rsidRPr="00D71408">
          <w:rPr>
            <w:rStyle w:val="Hyperlink"/>
            <w:noProof/>
          </w:rPr>
          <w:t>Table 3: Poverty Guidelines per Number of people in Household for states in the contiguous U.S.</w:t>
        </w:r>
        <w:r>
          <w:rPr>
            <w:noProof/>
            <w:webHidden/>
          </w:rPr>
          <w:tab/>
        </w:r>
        <w:r>
          <w:rPr>
            <w:noProof/>
            <w:webHidden/>
          </w:rPr>
          <w:fldChar w:fldCharType="begin"/>
        </w:r>
        <w:r>
          <w:rPr>
            <w:noProof/>
            <w:webHidden/>
          </w:rPr>
          <w:instrText xml:space="preserve"> PAGEREF _Toc183787903 \h </w:instrText>
        </w:r>
        <w:r>
          <w:rPr>
            <w:noProof/>
            <w:webHidden/>
          </w:rPr>
        </w:r>
        <w:r>
          <w:rPr>
            <w:noProof/>
            <w:webHidden/>
          </w:rPr>
          <w:fldChar w:fldCharType="separate"/>
        </w:r>
        <w:r>
          <w:rPr>
            <w:noProof/>
            <w:webHidden/>
          </w:rPr>
          <w:t>7</w:t>
        </w:r>
        <w:r>
          <w:rPr>
            <w:noProof/>
            <w:webHidden/>
          </w:rPr>
          <w:fldChar w:fldCharType="end"/>
        </w:r>
      </w:hyperlink>
    </w:p>
    <w:p w14:paraId="4B128B85" w14:textId="4C4C33DB" w:rsidR="00BC7D00" w:rsidRDefault="00BC7D00">
      <w:pPr>
        <w:pStyle w:val="TableofFigures"/>
        <w:tabs>
          <w:tab w:val="right" w:leader="dot" w:pos="9350"/>
        </w:tabs>
        <w:rPr>
          <w:rFonts w:eastAsiaTheme="minorEastAsia"/>
          <w:noProof/>
          <w:sz w:val="24"/>
          <w:szCs w:val="24"/>
        </w:rPr>
      </w:pPr>
      <w:hyperlink w:anchor="_Toc183787904" w:history="1">
        <w:r w:rsidRPr="00D71408">
          <w:rPr>
            <w:rStyle w:val="Hyperlink"/>
            <w:noProof/>
          </w:rPr>
          <w:t>Table 4: R-Squared Values of Linear Regression between the Logit and the Independent Variables in Logistic Regression</w:t>
        </w:r>
        <w:r>
          <w:rPr>
            <w:noProof/>
            <w:webHidden/>
          </w:rPr>
          <w:tab/>
        </w:r>
        <w:r>
          <w:rPr>
            <w:noProof/>
            <w:webHidden/>
          </w:rPr>
          <w:fldChar w:fldCharType="begin"/>
        </w:r>
        <w:r>
          <w:rPr>
            <w:noProof/>
            <w:webHidden/>
          </w:rPr>
          <w:instrText xml:space="preserve"> PAGEREF _Toc183787904 \h </w:instrText>
        </w:r>
        <w:r>
          <w:rPr>
            <w:noProof/>
            <w:webHidden/>
          </w:rPr>
        </w:r>
        <w:r>
          <w:rPr>
            <w:noProof/>
            <w:webHidden/>
          </w:rPr>
          <w:fldChar w:fldCharType="separate"/>
        </w:r>
        <w:r>
          <w:rPr>
            <w:noProof/>
            <w:webHidden/>
          </w:rPr>
          <w:t>12</w:t>
        </w:r>
        <w:r>
          <w:rPr>
            <w:noProof/>
            <w:webHidden/>
          </w:rPr>
          <w:fldChar w:fldCharType="end"/>
        </w:r>
      </w:hyperlink>
    </w:p>
    <w:p w14:paraId="217F523F" w14:textId="7947B8A0" w:rsidR="00BC7D00" w:rsidRDefault="00BC7D00">
      <w:pPr>
        <w:pStyle w:val="TableofFigures"/>
        <w:tabs>
          <w:tab w:val="right" w:leader="dot" w:pos="9350"/>
        </w:tabs>
        <w:rPr>
          <w:rFonts w:eastAsiaTheme="minorEastAsia"/>
          <w:noProof/>
          <w:sz w:val="24"/>
          <w:szCs w:val="24"/>
        </w:rPr>
      </w:pPr>
      <w:hyperlink w:anchor="_Toc183787905" w:history="1">
        <w:r w:rsidRPr="00D71408">
          <w:rPr>
            <w:rStyle w:val="Hyperlink"/>
            <w:noProof/>
          </w:rPr>
          <w:t>Table 5: Lower and Upper Boundaries for Outliers in the Variables Related to Race.  Note that these are percentages</w:t>
        </w:r>
        <w:r>
          <w:rPr>
            <w:noProof/>
            <w:webHidden/>
          </w:rPr>
          <w:tab/>
        </w:r>
        <w:r>
          <w:rPr>
            <w:noProof/>
            <w:webHidden/>
          </w:rPr>
          <w:fldChar w:fldCharType="begin"/>
        </w:r>
        <w:r>
          <w:rPr>
            <w:noProof/>
            <w:webHidden/>
          </w:rPr>
          <w:instrText xml:space="preserve"> PAGEREF _Toc183787905 \h </w:instrText>
        </w:r>
        <w:r>
          <w:rPr>
            <w:noProof/>
            <w:webHidden/>
          </w:rPr>
        </w:r>
        <w:r>
          <w:rPr>
            <w:noProof/>
            <w:webHidden/>
          </w:rPr>
          <w:fldChar w:fldCharType="separate"/>
        </w:r>
        <w:r>
          <w:rPr>
            <w:noProof/>
            <w:webHidden/>
          </w:rPr>
          <w:t>12</w:t>
        </w:r>
        <w:r>
          <w:rPr>
            <w:noProof/>
            <w:webHidden/>
          </w:rPr>
          <w:fldChar w:fldCharType="end"/>
        </w:r>
      </w:hyperlink>
    </w:p>
    <w:p w14:paraId="2C830810" w14:textId="77CBB9FF" w:rsidR="00BC7D00" w:rsidRDefault="00BC7D00">
      <w:pPr>
        <w:pStyle w:val="TableofFigures"/>
        <w:tabs>
          <w:tab w:val="right" w:leader="dot" w:pos="9350"/>
        </w:tabs>
        <w:rPr>
          <w:rFonts w:eastAsiaTheme="minorEastAsia"/>
          <w:noProof/>
          <w:sz w:val="24"/>
          <w:szCs w:val="24"/>
        </w:rPr>
      </w:pPr>
      <w:hyperlink w:anchor="_Toc183787906" w:history="1">
        <w:r w:rsidRPr="00D71408">
          <w:rPr>
            <w:rStyle w:val="Hyperlink"/>
            <w:noProof/>
          </w:rPr>
          <w:t>Table 6: Frequency of Regions for data points that are outliers (based on IQR rule) for the variable of the percentage of householders whose only race is black</w:t>
        </w:r>
        <w:r>
          <w:rPr>
            <w:noProof/>
            <w:webHidden/>
          </w:rPr>
          <w:tab/>
        </w:r>
        <w:r>
          <w:rPr>
            <w:noProof/>
            <w:webHidden/>
          </w:rPr>
          <w:fldChar w:fldCharType="begin"/>
        </w:r>
        <w:r>
          <w:rPr>
            <w:noProof/>
            <w:webHidden/>
          </w:rPr>
          <w:instrText xml:space="preserve"> PAGEREF _Toc183787906 \h </w:instrText>
        </w:r>
        <w:r>
          <w:rPr>
            <w:noProof/>
            <w:webHidden/>
          </w:rPr>
        </w:r>
        <w:r>
          <w:rPr>
            <w:noProof/>
            <w:webHidden/>
          </w:rPr>
          <w:fldChar w:fldCharType="separate"/>
        </w:r>
        <w:r>
          <w:rPr>
            <w:noProof/>
            <w:webHidden/>
          </w:rPr>
          <w:t>13</w:t>
        </w:r>
        <w:r>
          <w:rPr>
            <w:noProof/>
            <w:webHidden/>
          </w:rPr>
          <w:fldChar w:fldCharType="end"/>
        </w:r>
      </w:hyperlink>
    </w:p>
    <w:p w14:paraId="39D92B19" w14:textId="109C0916" w:rsidR="00BC7D00" w:rsidRDefault="00BC7D00">
      <w:pPr>
        <w:pStyle w:val="TableofFigures"/>
        <w:tabs>
          <w:tab w:val="right" w:leader="dot" w:pos="9350"/>
        </w:tabs>
        <w:rPr>
          <w:rFonts w:eastAsiaTheme="minorEastAsia"/>
          <w:noProof/>
          <w:sz w:val="24"/>
          <w:szCs w:val="24"/>
        </w:rPr>
      </w:pPr>
      <w:hyperlink w:anchor="_Toc183787907" w:history="1">
        <w:r w:rsidRPr="00D71408">
          <w:rPr>
            <w:rStyle w:val="Hyperlink"/>
            <w:noProof/>
          </w:rPr>
          <w:t>Table 7: New R-Squared values for Linear Regression between the Logit and the Independent Variables without the variables or percentage of householders who are either only black or only American Indian/Alaskan Native</w:t>
        </w:r>
        <w:r>
          <w:rPr>
            <w:noProof/>
            <w:webHidden/>
          </w:rPr>
          <w:tab/>
        </w:r>
        <w:r>
          <w:rPr>
            <w:noProof/>
            <w:webHidden/>
          </w:rPr>
          <w:fldChar w:fldCharType="begin"/>
        </w:r>
        <w:r>
          <w:rPr>
            <w:noProof/>
            <w:webHidden/>
          </w:rPr>
          <w:instrText xml:space="preserve"> PAGEREF _Toc183787907 \h </w:instrText>
        </w:r>
        <w:r>
          <w:rPr>
            <w:noProof/>
            <w:webHidden/>
          </w:rPr>
        </w:r>
        <w:r>
          <w:rPr>
            <w:noProof/>
            <w:webHidden/>
          </w:rPr>
          <w:fldChar w:fldCharType="separate"/>
        </w:r>
        <w:r>
          <w:rPr>
            <w:noProof/>
            <w:webHidden/>
          </w:rPr>
          <w:t>14</w:t>
        </w:r>
        <w:r>
          <w:rPr>
            <w:noProof/>
            <w:webHidden/>
          </w:rPr>
          <w:fldChar w:fldCharType="end"/>
        </w:r>
      </w:hyperlink>
    </w:p>
    <w:p w14:paraId="5B573D64" w14:textId="6C6BDDB9" w:rsidR="00BC7D00" w:rsidRDefault="00BC7D00">
      <w:pPr>
        <w:pStyle w:val="TableofFigures"/>
        <w:tabs>
          <w:tab w:val="right" w:leader="dot" w:pos="9350"/>
        </w:tabs>
        <w:rPr>
          <w:rFonts w:eastAsiaTheme="minorEastAsia"/>
          <w:noProof/>
          <w:sz w:val="24"/>
          <w:szCs w:val="24"/>
        </w:rPr>
      </w:pPr>
      <w:hyperlink w:anchor="_Toc183787908" w:history="1">
        <w:r w:rsidRPr="00D71408">
          <w:rPr>
            <w:rStyle w:val="Hyperlink"/>
            <w:noProof/>
          </w:rPr>
          <w:t>Table 8: Summary Measures for Percentage of 25-year old and above population with a graduate degree</w:t>
        </w:r>
        <w:r>
          <w:rPr>
            <w:noProof/>
            <w:webHidden/>
          </w:rPr>
          <w:tab/>
        </w:r>
        <w:r>
          <w:rPr>
            <w:noProof/>
            <w:webHidden/>
          </w:rPr>
          <w:fldChar w:fldCharType="begin"/>
        </w:r>
        <w:r>
          <w:rPr>
            <w:noProof/>
            <w:webHidden/>
          </w:rPr>
          <w:instrText xml:space="preserve"> PAGEREF _Toc183787908 \h </w:instrText>
        </w:r>
        <w:r>
          <w:rPr>
            <w:noProof/>
            <w:webHidden/>
          </w:rPr>
        </w:r>
        <w:r>
          <w:rPr>
            <w:noProof/>
            <w:webHidden/>
          </w:rPr>
          <w:fldChar w:fldCharType="separate"/>
        </w:r>
        <w:r>
          <w:rPr>
            <w:noProof/>
            <w:webHidden/>
          </w:rPr>
          <w:t>15</w:t>
        </w:r>
        <w:r>
          <w:rPr>
            <w:noProof/>
            <w:webHidden/>
          </w:rPr>
          <w:fldChar w:fldCharType="end"/>
        </w:r>
      </w:hyperlink>
    </w:p>
    <w:p w14:paraId="3CDB00F7" w14:textId="76911A64" w:rsidR="00BC7D00" w:rsidRDefault="00BC7D00">
      <w:pPr>
        <w:pStyle w:val="TableofFigures"/>
        <w:tabs>
          <w:tab w:val="right" w:leader="dot" w:pos="9350"/>
        </w:tabs>
        <w:rPr>
          <w:rFonts w:eastAsiaTheme="minorEastAsia"/>
          <w:noProof/>
          <w:sz w:val="24"/>
          <w:szCs w:val="24"/>
        </w:rPr>
      </w:pPr>
      <w:hyperlink w:anchor="_Toc183787909" w:history="1">
        <w:r w:rsidRPr="00D71408">
          <w:rPr>
            <w:rStyle w:val="Hyperlink"/>
            <w:noProof/>
          </w:rPr>
          <w:t>Table 9: Summary Measures for the Percentage of Householders with only Race Asian within the Counties</w:t>
        </w:r>
        <w:r>
          <w:rPr>
            <w:noProof/>
            <w:webHidden/>
          </w:rPr>
          <w:tab/>
        </w:r>
        <w:r>
          <w:rPr>
            <w:noProof/>
            <w:webHidden/>
          </w:rPr>
          <w:fldChar w:fldCharType="begin"/>
        </w:r>
        <w:r>
          <w:rPr>
            <w:noProof/>
            <w:webHidden/>
          </w:rPr>
          <w:instrText xml:space="preserve"> PAGEREF _Toc183787909 \h </w:instrText>
        </w:r>
        <w:r>
          <w:rPr>
            <w:noProof/>
            <w:webHidden/>
          </w:rPr>
        </w:r>
        <w:r>
          <w:rPr>
            <w:noProof/>
            <w:webHidden/>
          </w:rPr>
          <w:fldChar w:fldCharType="separate"/>
        </w:r>
        <w:r>
          <w:rPr>
            <w:noProof/>
            <w:webHidden/>
          </w:rPr>
          <w:t>16</w:t>
        </w:r>
        <w:r>
          <w:rPr>
            <w:noProof/>
            <w:webHidden/>
          </w:rPr>
          <w:fldChar w:fldCharType="end"/>
        </w:r>
      </w:hyperlink>
    </w:p>
    <w:p w14:paraId="38C0E331" w14:textId="63552303" w:rsidR="00BC7D00" w:rsidRDefault="00BC7D00">
      <w:pPr>
        <w:pStyle w:val="TableofFigures"/>
        <w:tabs>
          <w:tab w:val="right" w:leader="dot" w:pos="9350"/>
        </w:tabs>
        <w:rPr>
          <w:rFonts w:eastAsiaTheme="minorEastAsia"/>
          <w:noProof/>
          <w:sz w:val="24"/>
          <w:szCs w:val="24"/>
        </w:rPr>
      </w:pPr>
      <w:hyperlink w:anchor="_Toc183787910" w:history="1">
        <w:r w:rsidRPr="00D71408">
          <w:rPr>
            <w:rStyle w:val="Hyperlink"/>
            <w:noProof/>
          </w:rPr>
          <w:t>Table 10: R Output for Logistic Regression Model</w:t>
        </w:r>
        <w:r>
          <w:rPr>
            <w:noProof/>
            <w:webHidden/>
          </w:rPr>
          <w:tab/>
        </w:r>
        <w:r>
          <w:rPr>
            <w:noProof/>
            <w:webHidden/>
          </w:rPr>
          <w:fldChar w:fldCharType="begin"/>
        </w:r>
        <w:r>
          <w:rPr>
            <w:noProof/>
            <w:webHidden/>
          </w:rPr>
          <w:instrText xml:space="preserve"> PAGEREF _Toc183787910 \h </w:instrText>
        </w:r>
        <w:r>
          <w:rPr>
            <w:noProof/>
            <w:webHidden/>
          </w:rPr>
        </w:r>
        <w:r>
          <w:rPr>
            <w:noProof/>
            <w:webHidden/>
          </w:rPr>
          <w:fldChar w:fldCharType="separate"/>
        </w:r>
        <w:r>
          <w:rPr>
            <w:noProof/>
            <w:webHidden/>
          </w:rPr>
          <w:t>18</w:t>
        </w:r>
        <w:r>
          <w:rPr>
            <w:noProof/>
            <w:webHidden/>
          </w:rPr>
          <w:fldChar w:fldCharType="end"/>
        </w:r>
      </w:hyperlink>
    </w:p>
    <w:p w14:paraId="5AD89203" w14:textId="6AD9337E" w:rsidR="00BC7D00" w:rsidRDefault="00BC7D00">
      <w:pPr>
        <w:pStyle w:val="TableofFigures"/>
        <w:tabs>
          <w:tab w:val="right" w:leader="dot" w:pos="9350"/>
        </w:tabs>
        <w:rPr>
          <w:rFonts w:eastAsiaTheme="minorEastAsia"/>
          <w:noProof/>
          <w:sz w:val="24"/>
          <w:szCs w:val="24"/>
        </w:rPr>
      </w:pPr>
      <w:hyperlink w:anchor="_Toc183787911" w:history="1">
        <w:r w:rsidRPr="00D71408">
          <w:rPr>
            <w:rStyle w:val="Hyperlink"/>
            <w:noProof/>
          </w:rPr>
          <w:t>Table 11: Distribution of Number of Counties in U.S. Territories and Not in Territories</w:t>
        </w:r>
        <w:r>
          <w:rPr>
            <w:noProof/>
            <w:webHidden/>
          </w:rPr>
          <w:tab/>
        </w:r>
        <w:r>
          <w:rPr>
            <w:noProof/>
            <w:webHidden/>
          </w:rPr>
          <w:fldChar w:fldCharType="begin"/>
        </w:r>
        <w:r>
          <w:rPr>
            <w:noProof/>
            <w:webHidden/>
          </w:rPr>
          <w:instrText xml:space="preserve"> PAGEREF _Toc183787911 \h </w:instrText>
        </w:r>
        <w:r>
          <w:rPr>
            <w:noProof/>
            <w:webHidden/>
          </w:rPr>
        </w:r>
        <w:r>
          <w:rPr>
            <w:noProof/>
            <w:webHidden/>
          </w:rPr>
          <w:fldChar w:fldCharType="separate"/>
        </w:r>
        <w:r>
          <w:rPr>
            <w:noProof/>
            <w:webHidden/>
          </w:rPr>
          <w:t>18</w:t>
        </w:r>
        <w:r>
          <w:rPr>
            <w:noProof/>
            <w:webHidden/>
          </w:rPr>
          <w:fldChar w:fldCharType="end"/>
        </w:r>
      </w:hyperlink>
    </w:p>
    <w:p w14:paraId="4166544E" w14:textId="06DBEBDB" w:rsidR="00BC7D00" w:rsidRDefault="00BC7D00">
      <w:pPr>
        <w:pStyle w:val="TableofFigures"/>
        <w:tabs>
          <w:tab w:val="right" w:leader="dot" w:pos="9350"/>
        </w:tabs>
        <w:rPr>
          <w:rFonts w:eastAsiaTheme="minorEastAsia"/>
          <w:noProof/>
          <w:sz w:val="24"/>
          <w:szCs w:val="24"/>
        </w:rPr>
      </w:pPr>
      <w:hyperlink w:anchor="_Toc183787912" w:history="1">
        <w:r w:rsidRPr="00D71408">
          <w:rPr>
            <w:rStyle w:val="Hyperlink"/>
            <w:noProof/>
          </w:rPr>
          <w:t>Table 12: Coefficients and Odds Ratios for the Variable "Region"</w:t>
        </w:r>
        <w:r>
          <w:rPr>
            <w:noProof/>
            <w:webHidden/>
          </w:rPr>
          <w:tab/>
        </w:r>
        <w:r>
          <w:rPr>
            <w:noProof/>
            <w:webHidden/>
          </w:rPr>
          <w:fldChar w:fldCharType="begin"/>
        </w:r>
        <w:r>
          <w:rPr>
            <w:noProof/>
            <w:webHidden/>
          </w:rPr>
          <w:instrText xml:space="preserve"> PAGEREF _Toc183787912 \h </w:instrText>
        </w:r>
        <w:r>
          <w:rPr>
            <w:noProof/>
            <w:webHidden/>
          </w:rPr>
        </w:r>
        <w:r>
          <w:rPr>
            <w:noProof/>
            <w:webHidden/>
          </w:rPr>
          <w:fldChar w:fldCharType="separate"/>
        </w:r>
        <w:r>
          <w:rPr>
            <w:noProof/>
            <w:webHidden/>
          </w:rPr>
          <w:t>18</w:t>
        </w:r>
        <w:r>
          <w:rPr>
            <w:noProof/>
            <w:webHidden/>
          </w:rPr>
          <w:fldChar w:fldCharType="end"/>
        </w:r>
      </w:hyperlink>
    </w:p>
    <w:p w14:paraId="0DBD1EAA" w14:textId="7760F72E" w:rsidR="00BC7D00" w:rsidRDefault="00BC7D00">
      <w:pPr>
        <w:pStyle w:val="TableofFigures"/>
        <w:tabs>
          <w:tab w:val="right" w:leader="dot" w:pos="9350"/>
        </w:tabs>
        <w:rPr>
          <w:rFonts w:eastAsiaTheme="minorEastAsia"/>
          <w:noProof/>
          <w:sz w:val="24"/>
          <w:szCs w:val="24"/>
        </w:rPr>
      </w:pPr>
      <w:hyperlink w:anchor="_Toc183787913" w:history="1">
        <w:r w:rsidRPr="00D71408">
          <w:rPr>
            <w:rStyle w:val="Hyperlink"/>
            <w:noProof/>
          </w:rPr>
          <w:t>Table 13: Coefficients and Odds Ratios for the Rural-Urban Continuum Code, given by the USDA in 2013, from Area Health Resource Files</w:t>
        </w:r>
        <w:r>
          <w:rPr>
            <w:noProof/>
            <w:webHidden/>
          </w:rPr>
          <w:tab/>
        </w:r>
        <w:r>
          <w:rPr>
            <w:noProof/>
            <w:webHidden/>
          </w:rPr>
          <w:fldChar w:fldCharType="begin"/>
        </w:r>
        <w:r>
          <w:rPr>
            <w:noProof/>
            <w:webHidden/>
          </w:rPr>
          <w:instrText xml:space="preserve"> PAGEREF _Toc183787913 \h </w:instrText>
        </w:r>
        <w:r>
          <w:rPr>
            <w:noProof/>
            <w:webHidden/>
          </w:rPr>
        </w:r>
        <w:r>
          <w:rPr>
            <w:noProof/>
            <w:webHidden/>
          </w:rPr>
          <w:fldChar w:fldCharType="separate"/>
        </w:r>
        <w:r>
          <w:rPr>
            <w:noProof/>
            <w:webHidden/>
          </w:rPr>
          <w:t>19</w:t>
        </w:r>
        <w:r>
          <w:rPr>
            <w:noProof/>
            <w:webHidden/>
          </w:rPr>
          <w:fldChar w:fldCharType="end"/>
        </w:r>
      </w:hyperlink>
    </w:p>
    <w:p w14:paraId="2B4E0992" w14:textId="3ADBF3CB" w:rsidR="00BC7D00" w:rsidRDefault="00BC7D00">
      <w:pPr>
        <w:pStyle w:val="TableofFigures"/>
        <w:tabs>
          <w:tab w:val="right" w:leader="dot" w:pos="9350"/>
        </w:tabs>
        <w:rPr>
          <w:rFonts w:eastAsiaTheme="minorEastAsia"/>
          <w:noProof/>
          <w:sz w:val="24"/>
          <w:szCs w:val="24"/>
        </w:rPr>
      </w:pPr>
      <w:hyperlink w:anchor="_Toc183787914" w:history="1">
        <w:r w:rsidRPr="00D71408">
          <w:rPr>
            <w:rStyle w:val="Hyperlink"/>
            <w:noProof/>
          </w:rPr>
          <w:t>Table 14: Coefficients and Odds Ratios for the percentage of householders whose only race is Asian and the percentage of the 25+ year old population with a graduate degree</w:t>
        </w:r>
        <w:r>
          <w:rPr>
            <w:noProof/>
            <w:webHidden/>
          </w:rPr>
          <w:tab/>
        </w:r>
        <w:r>
          <w:rPr>
            <w:noProof/>
            <w:webHidden/>
          </w:rPr>
          <w:fldChar w:fldCharType="begin"/>
        </w:r>
        <w:r>
          <w:rPr>
            <w:noProof/>
            <w:webHidden/>
          </w:rPr>
          <w:instrText xml:space="preserve"> PAGEREF _Toc183787914 \h </w:instrText>
        </w:r>
        <w:r>
          <w:rPr>
            <w:noProof/>
            <w:webHidden/>
          </w:rPr>
        </w:r>
        <w:r>
          <w:rPr>
            <w:noProof/>
            <w:webHidden/>
          </w:rPr>
          <w:fldChar w:fldCharType="separate"/>
        </w:r>
        <w:r>
          <w:rPr>
            <w:noProof/>
            <w:webHidden/>
          </w:rPr>
          <w:t>19</w:t>
        </w:r>
        <w:r>
          <w:rPr>
            <w:noProof/>
            <w:webHidden/>
          </w:rPr>
          <w:fldChar w:fldCharType="end"/>
        </w:r>
      </w:hyperlink>
    </w:p>
    <w:p w14:paraId="6BD1E726" w14:textId="106B2A64" w:rsidR="00BC7D00" w:rsidRDefault="00BC7D00">
      <w:pPr>
        <w:pStyle w:val="TableofFigures"/>
        <w:tabs>
          <w:tab w:val="right" w:leader="dot" w:pos="9350"/>
        </w:tabs>
        <w:rPr>
          <w:rFonts w:eastAsiaTheme="minorEastAsia"/>
          <w:noProof/>
          <w:sz w:val="24"/>
          <w:szCs w:val="24"/>
        </w:rPr>
      </w:pPr>
      <w:hyperlink w:anchor="_Toc183787915" w:history="1">
        <w:r w:rsidRPr="00D71408">
          <w:rPr>
            <w:rStyle w:val="Hyperlink"/>
            <w:noProof/>
          </w:rPr>
          <w:t>Table 15: APPENDIX A: Standardized Values for Percentage of County Below Poverty in IMU Score</w:t>
        </w:r>
        <w:r>
          <w:rPr>
            <w:noProof/>
            <w:webHidden/>
          </w:rPr>
          <w:tab/>
        </w:r>
        <w:r>
          <w:rPr>
            <w:noProof/>
            <w:webHidden/>
          </w:rPr>
          <w:fldChar w:fldCharType="begin"/>
        </w:r>
        <w:r>
          <w:rPr>
            <w:noProof/>
            <w:webHidden/>
          </w:rPr>
          <w:instrText xml:space="preserve"> PAGEREF _Toc183787915 \h </w:instrText>
        </w:r>
        <w:r>
          <w:rPr>
            <w:noProof/>
            <w:webHidden/>
          </w:rPr>
        </w:r>
        <w:r>
          <w:rPr>
            <w:noProof/>
            <w:webHidden/>
          </w:rPr>
          <w:fldChar w:fldCharType="separate"/>
        </w:r>
        <w:r>
          <w:rPr>
            <w:noProof/>
            <w:webHidden/>
          </w:rPr>
          <w:t>30</w:t>
        </w:r>
        <w:r>
          <w:rPr>
            <w:noProof/>
            <w:webHidden/>
          </w:rPr>
          <w:fldChar w:fldCharType="end"/>
        </w:r>
      </w:hyperlink>
    </w:p>
    <w:p w14:paraId="6E9D9716" w14:textId="74BD2D64" w:rsidR="00BC7D00" w:rsidRDefault="00BC7D00">
      <w:pPr>
        <w:pStyle w:val="TableofFigures"/>
        <w:tabs>
          <w:tab w:val="right" w:leader="dot" w:pos="9350"/>
        </w:tabs>
        <w:rPr>
          <w:rFonts w:eastAsiaTheme="minorEastAsia"/>
          <w:noProof/>
          <w:sz w:val="24"/>
          <w:szCs w:val="24"/>
        </w:rPr>
      </w:pPr>
      <w:hyperlink w:anchor="_Toc183787916" w:history="1">
        <w:r w:rsidRPr="00D71408">
          <w:rPr>
            <w:rStyle w:val="Hyperlink"/>
            <w:noProof/>
          </w:rPr>
          <w:t>Table 16: APPENDIX A: Standardized Values for Percent of Population Aged 65 and Older in IMU Score</w:t>
        </w:r>
        <w:r>
          <w:rPr>
            <w:noProof/>
            <w:webHidden/>
          </w:rPr>
          <w:tab/>
        </w:r>
        <w:r>
          <w:rPr>
            <w:noProof/>
            <w:webHidden/>
          </w:rPr>
          <w:fldChar w:fldCharType="begin"/>
        </w:r>
        <w:r>
          <w:rPr>
            <w:noProof/>
            <w:webHidden/>
          </w:rPr>
          <w:instrText xml:space="preserve"> PAGEREF _Toc183787916 \h </w:instrText>
        </w:r>
        <w:r>
          <w:rPr>
            <w:noProof/>
            <w:webHidden/>
          </w:rPr>
        </w:r>
        <w:r>
          <w:rPr>
            <w:noProof/>
            <w:webHidden/>
          </w:rPr>
          <w:fldChar w:fldCharType="separate"/>
        </w:r>
        <w:r>
          <w:rPr>
            <w:noProof/>
            <w:webHidden/>
          </w:rPr>
          <w:t>31</w:t>
        </w:r>
        <w:r>
          <w:rPr>
            <w:noProof/>
            <w:webHidden/>
          </w:rPr>
          <w:fldChar w:fldCharType="end"/>
        </w:r>
      </w:hyperlink>
    </w:p>
    <w:p w14:paraId="2EBA119E" w14:textId="0969A5B3" w:rsidR="00BC7D00" w:rsidRDefault="00BC7D00">
      <w:pPr>
        <w:pStyle w:val="TableofFigures"/>
        <w:tabs>
          <w:tab w:val="right" w:leader="dot" w:pos="9350"/>
        </w:tabs>
        <w:rPr>
          <w:rFonts w:eastAsiaTheme="minorEastAsia"/>
          <w:noProof/>
          <w:sz w:val="24"/>
          <w:szCs w:val="24"/>
        </w:rPr>
      </w:pPr>
      <w:hyperlink w:anchor="_Toc183787917" w:history="1">
        <w:r w:rsidRPr="00D71408">
          <w:rPr>
            <w:rStyle w:val="Hyperlink"/>
            <w:noProof/>
          </w:rPr>
          <w:t>Table 17: APPENDIX A:  Standardized Values for County's Infant Mortality Rate in IMU Score</w:t>
        </w:r>
        <w:r>
          <w:rPr>
            <w:noProof/>
            <w:webHidden/>
          </w:rPr>
          <w:tab/>
        </w:r>
        <w:r>
          <w:rPr>
            <w:noProof/>
            <w:webHidden/>
          </w:rPr>
          <w:fldChar w:fldCharType="begin"/>
        </w:r>
        <w:r>
          <w:rPr>
            <w:noProof/>
            <w:webHidden/>
          </w:rPr>
          <w:instrText xml:space="preserve"> PAGEREF _Toc183787917 \h </w:instrText>
        </w:r>
        <w:r>
          <w:rPr>
            <w:noProof/>
            <w:webHidden/>
          </w:rPr>
        </w:r>
        <w:r>
          <w:rPr>
            <w:noProof/>
            <w:webHidden/>
          </w:rPr>
          <w:fldChar w:fldCharType="separate"/>
        </w:r>
        <w:r>
          <w:rPr>
            <w:noProof/>
            <w:webHidden/>
          </w:rPr>
          <w:t>32</w:t>
        </w:r>
        <w:r>
          <w:rPr>
            <w:noProof/>
            <w:webHidden/>
          </w:rPr>
          <w:fldChar w:fldCharType="end"/>
        </w:r>
      </w:hyperlink>
    </w:p>
    <w:p w14:paraId="3342A028" w14:textId="66130BF2" w:rsidR="00BC7D00" w:rsidRDefault="00BC7D00">
      <w:pPr>
        <w:pStyle w:val="TableofFigures"/>
        <w:tabs>
          <w:tab w:val="right" w:leader="dot" w:pos="9350"/>
        </w:tabs>
        <w:rPr>
          <w:rFonts w:eastAsiaTheme="minorEastAsia"/>
          <w:noProof/>
          <w:sz w:val="24"/>
          <w:szCs w:val="24"/>
        </w:rPr>
      </w:pPr>
      <w:hyperlink w:anchor="_Toc183787918" w:history="1">
        <w:r w:rsidRPr="00D71408">
          <w:rPr>
            <w:rStyle w:val="Hyperlink"/>
            <w:noProof/>
          </w:rPr>
          <w:t>Table 18: APPENDIX A: Standardized Values for Ratio of Full-Time Equivalent Physicians per 1,000 Population in IMU Score</w:t>
        </w:r>
        <w:r>
          <w:rPr>
            <w:noProof/>
            <w:webHidden/>
          </w:rPr>
          <w:tab/>
        </w:r>
        <w:r>
          <w:rPr>
            <w:noProof/>
            <w:webHidden/>
          </w:rPr>
          <w:fldChar w:fldCharType="begin"/>
        </w:r>
        <w:r>
          <w:rPr>
            <w:noProof/>
            <w:webHidden/>
          </w:rPr>
          <w:instrText xml:space="preserve"> PAGEREF _Toc183787918 \h </w:instrText>
        </w:r>
        <w:r>
          <w:rPr>
            <w:noProof/>
            <w:webHidden/>
          </w:rPr>
        </w:r>
        <w:r>
          <w:rPr>
            <w:noProof/>
            <w:webHidden/>
          </w:rPr>
          <w:fldChar w:fldCharType="separate"/>
        </w:r>
        <w:r>
          <w:rPr>
            <w:noProof/>
            <w:webHidden/>
          </w:rPr>
          <w:t>33</w:t>
        </w:r>
        <w:r>
          <w:rPr>
            <w:noProof/>
            <w:webHidden/>
          </w:rPr>
          <w:fldChar w:fldCharType="end"/>
        </w:r>
      </w:hyperlink>
    </w:p>
    <w:p w14:paraId="11565CB3" w14:textId="1E06FC7E" w:rsidR="002743A1" w:rsidRDefault="002743A1" w:rsidP="008F02FA">
      <w:pPr>
        <w:rPr>
          <w:rFonts w:ascii="Calibri" w:hAnsi="Calibri" w:cs="Calibri"/>
          <w:color w:val="000000" w:themeColor="text1"/>
          <w:sz w:val="30"/>
          <w:szCs w:val="30"/>
        </w:rPr>
      </w:pPr>
      <w:r>
        <w:rPr>
          <w:rFonts w:ascii="Calibri" w:hAnsi="Calibri" w:cs="Calibri"/>
          <w:color w:val="000000" w:themeColor="text1"/>
          <w:sz w:val="30"/>
          <w:szCs w:val="30"/>
        </w:rPr>
        <w:fldChar w:fldCharType="end"/>
      </w:r>
    </w:p>
    <w:p w14:paraId="645067E0" w14:textId="77777777" w:rsidR="00D12D76" w:rsidRDefault="00D12D76" w:rsidP="008F02FA">
      <w:pPr>
        <w:rPr>
          <w:rFonts w:ascii="Calibri" w:hAnsi="Calibri" w:cs="Calibri"/>
          <w:color w:val="000000" w:themeColor="text1"/>
          <w:sz w:val="30"/>
          <w:szCs w:val="30"/>
        </w:rPr>
      </w:pPr>
    </w:p>
    <w:p w14:paraId="5B8079CB" w14:textId="77777777" w:rsidR="00D12D76" w:rsidRDefault="00D12D76" w:rsidP="008F02FA">
      <w:pPr>
        <w:rPr>
          <w:rFonts w:ascii="Calibri" w:hAnsi="Calibri" w:cs="Calibri"/>
          <w:color w:val="000000" w:themeColor="text1"/>
          <w:sz w:val="30"/>
          <w:szCs w:val="30"/>
        </w:rPr>
      </w:pPr>
    </w:p>
    <w:p w14:paraId="4B1B4CB4" w14:textId="77777777" w:rsidR="00D12D76" w:rsidRDefault="00D12D76" w:rsidP="008F02FA">
      <w:pPr>
        <w:rPr>
          <w:rFonts w:ascii="Calibri" w:hAnsi="Calibri" w:cs="Calibri"/>
          <w:color w:val="000000" w:themeColor="text1"/>
          <w:sz w:val="30"/>
          <w:szCs w:val="30"/>
        </w:rPr>
      </w:pPr>
    </w:p>
    <w:p w14:paraId="47783707" w14:textId="77777777" w:rsidR="00D12D76" w:rsidRDefault="00D12D76" w:rsidP="008F02FA">
      <w:pPr>
        <w:rPr>
          <w:rFonts w:ascii="Calibri" w:hAnsi="Calibri" w:cs="Calibri"/>
          <w:color w:val="000000" w:themeColor="text1"/>
          <w:sz w:val="30"/>
          <w:szCs w:val="30"/>
        </w:rPr>
      </w:pPr>
    </w:p>
    <w:p w14:paraId="4D5C22EA" w14:textId="77777777" w:rsidR="00D12D76" w:rsidRDefault="00D12D76" w:rsidP="008F02FA">
      <w:pPr>
        <w:rPr>
          <w:rFonts w:ascii="Calibri" w:hAnsi="Calibri" w:cs="Calibri"/>
          <w:color w:val="000000" w:themeColor="text1"/>
          <w:sz w:val="30"/>
          <w:szCs w:val="30"/>
        </w:rPr>
      </w:pPr>
    </w:p>
    <w:p w14:paraId="5FBA62CE" w14:textId="77777777" w:rsidR="00D12D76" w:rsidRDefault="00D12D76" w:rsidP="008F02FA">
      <w:pPr>
        <w:rPr>
          <w:rFonts w:ascii="Calibri" w:hAnsi="Calibri" w:cs="Calibri"/>
          <w:color w:val="000000" w:themeColor="text1"/>
          <w:sz w:val="30"/>
          <w:szCs w:val="30"/>
        </w:rPr>
      </w:pPr>
    </w:p>
    <w:p w14:paraId="6A50D6B0" w14:textId="77777777" w:rsidR="00D12D76" w:rsidRDefault="00D12D76" w:rsidP="008F02FA">
      <w:pPr>
        <w:rPr>
          <w:rFonts w:ascii="Calibri" w:hAnsi="Calibri" w:cs="Calibri"/>
          <w:color w:val="000000" w:themeColor="text1"/>
          <w:sz w:val="30"/>
          <w:szCs w:val="30"/>
        </w:rPr>
      </w:pPr>
    </w:p>
    <w:p w14:paraId="42717DC7" w14:textId="77777777" w:rsidR="00D12D76" w:rsidRDefault="00D12D76" w:rsidP="008F02FA">
      <w:pPr>
        <w:rPr>
          <w:rFonts w:ascii="Calibri" w:hAnsi="Calibri" w:cs="Calibri"/>
          <w:color w:val="000000" w:themeColor="text1"/>
          <w:sz w:val="30"/>
          <w:szCs w:val="30"/>
        </w:rPr>
      </w:pPr>
    </w:p>
    <w:p w14:paraId="2D4B0C1C" w14:textId="77777777" w:rsidR="00D12D76" w:rsidRDefault="00D12D76" w:rsidP="008F02FA">
      <w:pPr>
        <w:rPr>
          <w:rFonts w:ascii="Calibri" w:hAnsi="Calibri" w:cs="Calibri"/>
          <w:color w:val="000000" w:themeColor="text1"/>
          <w:sz w:val="30"/>
          <w:szCs w:val="30"/>
        </w:rPr>
      </w:pPr>
    </w:p>
    <w:p w14:paraId="088806F8" w14:textId="77777777" w:rsidR="00D12D76" w:rsidRDefault="00D12D76" w:rsidP="008F02FA">
      <w:pPr>
        <w:rPr>
          <w:rFonts w:ascii="Calibri" w:hAnsi="Calibri" w:cs="Calibri"/>
          <w:color w:val="000000" w:themeColor="text1"/>
          <w:sz w:val="30"/>
          <w:szCs w:val="30"/>
        </w:rPr>
      </w:pPr>
    </w:p>
    <w:p w14:paraId="616E6CD9" w14:textId="77777777" w:rsidR="001B4961" w:rsidRDefault="008F02FA" w:rsidP="00625024">
      <w:pPr>
        <w:pStyle w:val="Heading1"/>
      </w:pPr>
      <w:bookmarkStart w:id="3" w:name="_Toc183787873"/>
      <w:r w:rsidRPr="001B4961">
        <w:lastRenderedPageBreak/>
        <w:t>Introduction to Database:</w:t>
      </w:r>
      <w:bookmarkEnd w:id="3"/>
      <w:r>
        <w:t xml:space="preserve"> </w:t>
      </w:r>
    </w:p>
    <w:p w14:paraId="3F7C8B53" w14:textId="32CA41D6" w:rsidR="00050D26" w:rsidRDefault="008F02FA" w:rsidP="008F02FA">
      <w:pPr>
        <w:rPr>
          <w:rFonts w:ascii="Arial" w:hAnsi="Arial" w:cs="Arial"/>
          <w:sz w:val="24"/>
          <w:szCs w:val="24"/>
        </w:rPr>
      </w:pPr>
      <w:r>
        <w:rPr>
          <w:rFonts w:ascii="Arial" w:hAnsi="Arial" w:cs="Arial"/>
          <w:sz w:val="24"/>
          <w:szCs w:val="24"/>
        </w:rPr>
        <w:t xml:space="preserve">The data for this analysis comes from the </w:t>
      </w:r>
      <w:hyperlink r:id="rId8" w:history="1">
        <w:r w:rsidR="009D54A9">
          <w:rPr>
            <w:rStyle w:val="Hyperlink"/>
            <w:rFonts w:ascii="Arial" w:hAnsi="Arial" w:cs="Arial"/>
            <w:sz w:val="24"/>
            <w:szCs w:val="24"/>
          </w:rPr>
          <w:t>Social Determinants of Health Database (SDOH)</w:t>
        </w:r>
      </w:hyperlink>
      <w:r w:rsidR="009D54A9">
        <w:rPr>
          <w:rFonts w:ascii="Arial" w:hAnsi="Arial" w:cs="Arial"/>
          <w:sz w:val="24"/>
          <w:szCs w:val="24"/>
        </w:rPr>
        <w:t xml:space="preserve"> </w:t>
      </w:r>
      <w:r>
        <w:rPr>
          <w:rFonts w:ascii="Arial" w:hAnsi="Arial" w:cs="Arial"/>
          <w:sz w:val="24"/>
          <w:szCs w:val="24"/>
        </w:rPr>
        <w:t xml:space="preserve">released by the Agency for Human Research and Quality (AHRQ). The AHRQ is a federal agency that aims to improve accessibility and quality of health care by developing tools and data for individuals and professionals to make informed health-related decisions. AHRQ works with the U.S. Department of Health and Human Services to ensure </w:t>
      </w:r>
      <w:r w:rsidR="00050D26">
        <w:rPr>
          <w:rFonts w:ascii="Arial" w:hAnsi="Arial" w:cs="Arial"/>
          <w:sz w:val="24"/>
          <w:szCs w:val="24"/>
        </w:rPr>
        <w:t xml:space="preserve">its evidence is </w:t>
      </w:r>
      <w:r>
        <w:rPr>
          <w:rFonts w:ascii="Arial" w:hAnsi="Arial" w:cs="Arial"/>
          <w:sz w:val="24"/>
          <w:szCs w:val="24"/>
        </w:rPr>
        <w:t xml:space="preserve">strong and understandable. One major goal of AHRQ is to generate materials to help healthcare personnel apply research </w:t>
      </w:r>
      <w:r w:rsidR="00050D26">
        <w:rPr>
          <w:rFonts w:ascii="Arial" w:hAnsi="Arial" w:cs="Arial"/>
          <w:sz w:val="24"/>
          <w:szCs w:val="24"/>
        </w:rPr>
        <w:t>to their practices</w:t>
      </w:r>
      <w:r w:rsidR="00401DB7">
        <w:rPr>
          <w:rFonts w:ascii="Arial" w:hAnsi="Arial" w:cs="Arial"/>
          <w:sz w:val="24"/>
          <w:szCs w:val="24"/>
        </w:rPr>
        <w:t>.</w:t>
      </w:r>
      <w:r w:rsidR="00401DB7">
        <w:rPr>
          <w:rStyle w:val="FootnoteReference"/>
          <w:rFonts w:ascii="Arial" w:hAnsi="Arial" w:cs="Arial"/>
          <w:sz w:val="24"/>
          <w:szCs w:val="24"/>
        </w:rPr>
        <w:footnoteReference w:id="1"/>
      </w:r>
    </w:p>
    <w:p w14:paraId="088A4DFD" w14:textId="38B60BA9" w:rsidR="00050D26" w:rsidRDefault="00050D26" w:rsidP="008F02FA">
      <w:pPr>
        <w:rPr>
          <w:rFonts w:ascii="Arial" w:hAnsi="Arial" w:cs="Arial"/>
          <w:sz w:val="24"/>
          <w:szCs w:val="24"/>
        </w:rPr>
      </w:pPr>
      <w:r>
        <w:rPr>
          <w:rFonts w:ascii="Arial" w:hAnsi="Arial" w:cs="Arial"/>
          <w:sz w:val="24"/>
          <w:szCs w:val="24"/>
        </w:rPr>
        <w:t>The SDOH database provides data at three geographic levels: county, zip code, and census tract. The data files are easily linkable</w:t>
      </w:r>
      <w:r w:rsidR="001B4961">
        <w:rPr>
          <w:rFonts w:ascii="Arial" w:hAnsi="Arial" w:cs="Arial"/>
          <w:sz w:val="24"/>
          <w:szCs w:val="24"/>
        </w:rPr>
        <w:t xml:space="preserve">. A major benefit of this database is that data is compiled from many sources, including multiple other federal agencies, such as the CDC, USDA, and even the EPA. </w:t>
      </w:r>
      <w:r>
        <w:rPr>
          <w:rFonts w:ascii="Arial" w:hAnsi="Arial" w:cs="Arial"/>
          <w:sz w:val="24"/>
          <w:szCs w:val="24"/>
        </w:rPr>
        <w:t xml:space="preserve">Data are provided for the years 2009-2020 over five domains. The five domains are </w:t>
      </w:r>
      <w:r w:rsidRPr="00050D26">
        <w:rPr>
          <w:rFonts w:ascii="Arial" w:hAnsi="Arial" w:cs="Arial"/>
          <w:b/>
          <w:bCs/>
          <w:sz w:val="24"/>
          <w:szCs w:val="24"/>
        </w:rPr>
        <w:t xml:space="preserve">social </w:t>
      </w:r>
      <w:r w:rsidRPr="00050D26">
        <w:rPr>
          <w:rFonts w:ascii="Arial" w:hAnsi="Arial" w:cs="Arial"/>
          <w:sz w:val="24"/>
          <w:szCs w:val="24"/>
        </w:rPr>
        <w:t>context</w:t>
      </w:r>
      <w:r w:rsidRPr="00050D26">
        <w:rPr>
          <w:rFonts w:ascii="Arial" w:hAnsi="Arial" w:cs="Arial"/>
          <w:b/>
          <w:bCs/>
          <w:sz w:val="24"/>
          <w:szCs w:val="24"/>
        </w:rPr>
        <w:t xml:space="preserve"> </w:t>
      </w:r>
      <w:r w:rsidRPr="00050D26">
        <w:rPr>
          <w:rFonts w:ascii="Arial" w:hAnsi="Arial" w:cs="Arial"/>
          <w:sz w:val="24"/>
          <w:szCs w:val="24"/>
        </w:rPr>
        <w:t>(</w:t>
      </w:r>
      <w:r>
        <w:rPr>
          <w:rFonts w:ascii="Arial" w:hAnsi="Arial" w:cs="Arial"/>
          <w:sz w:val="24"/>
          <w:szCs w:val="24"/>
        </w:rPr>
        <w:t xml:space="preserve">age, race, veteran status, etc.), </w:t>
      </w:r>
      <w:r w:rsidRPr="00050D26">
        <w:rPr>
          <w:rFonts w:ascii="Arial" w:hAnsi="Arial" w:cs="Arial"/>
          <w:b/>
          <w:bCs/>
          <w:sz w:val="24"/>
          <w:szCs w:val="24"/>
        </w:rPr>
        <w:t xml:space="preserve">economic </w:t>
      </w:r>
      <w:r w:rsidRPr="00050D26">
        <w:rPr>
          <w:rFonts w:ascii="Arial" w:hAnsi="Arial" w:cs="Arial"/>
          <w:sz w:val="24"/>
          <w:szCs w:val="24"/>
        </w:rPr>
        <w:t>context</w:t>
      </w:r>
      <w:r>
        <w:rPr>
          <w:rFonts w:ascii="Arial" w:hAnsi="Arial" w:cs="Arial"/>
          <w:sz w:val="24"/>
          <w:szCs w:val="24"/>
        </w:rPr>
        <w:t xml:space="preserve"> (income, unemployment), </w:t>
      </w:r>
      <w:r w:rsidRPr="00050D26">
        <w:rPr>
          <w:rFonts w:ascii="Arial" w:hAnsi="Arial" w:cs="Arial"/>
          <w:b/>
          <w:bCs/>
          <w:sz w:val="24"/>
          <w:szCs w:val="24"/>
        </w:rPr>
        <w:t>education</w:t>
      </w:r>
      <w:r>
        <w:rPr>
          <w:rFonts w:ascii="Arial" w:hAnsi="Arial" w:cs="Arial"/>
          <w:sz w:val="24"/>
          <w:szCs w:val="24"/>
        </w:rPr>
        <w:t xml:space="preserve"> (test scores, level of degree attained), </w:t>
      </w:r>
      <w:r w:rsidRPr="00050D26">
        <w:rPr>
          <w:rFonts w:ascii="Arial" w:hAnsi="Arial" w:cs="Arial"/>
          <w:b/>
          <w:bCs/>
          <w:sz w:val="24"/>
          <w:szCs w:val="24"/>
        </w:rPr>
        <w:t>physical infrastructure</w:t>
      </w:r>
      <w:r>
        <w:rPr>
          <w:rFonts w:ascii="Arial" w:hAnsi="Arial" w:cs="Arial"/>
          <w:sz w:val="24"/>
          <w:szCs w:val="24"/>
        </w:rPr>
        <w:t xml:space="preserve"> (housing, crime, public transportation, presence of stores/fitness centers, etc.), and </w:t>
      </w:r>
      <w:r w:rsidRPr="00050D26">
        <w:rPr>
          <w:rFonts w:ascii="Arial" w:hAnsi="Arial" w:cs="Arial"/>
          <w:b/>
          <w:bCs/>
          <w:sz w:val="24"/>
          <w:szCs w:val="24"/>
        </w:rPr>
        <w:t>healthcare</w:t>
      </w:r>
      <w:r>
        <w:rPr>
          <w:rFonts w:ascii="Arial" w:hAnsi="Arial" w:cs="Arial"/>
          <w:sz w:val="24"/>
          <w:szCs w:val="24"/>
        </w:rPr>
        <w:t xml:space="preserve"> (insurance, Medicare).</w:t>
      </w:r>
      <w:r w:rsidR="00D7551F">
        <w:rPr>
          <w:rStyle w:val="FootnoteReference"/>
          <w:rFonts w:ascii="Arial" w:hAnsi="Arial" w:cs="Arial"/>
          <w:sz w:val="24"/>
          <w:szCs w:val="24"/>
        </w:rPr>
        <w:footnoteReference w:id="2"/>
      </w:r>
      <w:r w:rsidR="00D7551F">
        <w:rPr>
          <w:rFonts w:ascii="Arial" w:hAnsi="Arial" w:cs="Arial"/>
          <w:sz w:val="24"/>
          <w:szCs w:val="24"/>
        </w:rPr>
        <w:t xml:space="preserve"> </w:t>
      </w:r>
      <w:r>
        <w:rPr>
          <w:rFonts w:ascii="Arial" w:hAnsi="Arial" w:cs="Arial"/>
          <w:sz w:val="24"/>
          <w:szCs w:val="24"/>
        </w:rPr>
        <w:t>In this analysis, I look at only the county</w:t>
      </w:r>
      <w:r w:rsidR="001B4961">
        <w:rPr>
          <w:rFonts w:ascii="Arial" w:hAnsi="Arial" w:cs="Arial"/>
          <w:sz w:val="24"/>
          <w:szCs w:val="24"/>
        </w:rPr>
        <w:t>-</w:t>
      </w:r>
      <w:r>
        <w:rPr>
          <w:rFonts w:ascii="Arial" w:hAnsi="Arial" w:cs="Arial"/>
          <w:sz w:val="24"/>
          <w:szCs w:val="24"/>
        </w:rPr>
        <w:t xml:space="preserve">level data, as I believe it is the most interpretable level </w:t>
      </w:r>
      <w:r w:rsidR="001B4961">
        <w:rPr>
          <w:rFonts w:ascii="Arial" w:hAnsi="Arial" w:cs="Arial"/>
          <w:sz w:val="24"/>
          <w:szCs w:val="24"/>
        </w:rPr>
        <w:t xml:space="preserve">for data analysis </w:t>
      </w:r>
      <w:r>
        <w:rPr>
          <w:rFonts w:ascii="Arial" w:hAnsi="Arial" w:cs="Arial"/>
          <w:sz w:val="24"/>
          <w:szCs w:val="24"/>
        </w:rPr>
        <w:t>across the entire United States.</w:t>
      </w:r>
      <w:r w:rsidR="001B4961">
        <w:rPr>
          <w:rFonts w:ascii="Arial" w:hAnsi="Arial" w:cs="Arial"/>
          <w:sz w:val="24"/>
          <w:szCs w:val="24"/>
        </w:rPr>
        <w:t xml:space="preserve"> </w:t>
      </w:r>
    </w:p>
    <w:p w14:paraId="791C66F1" w14:textId="5100296C" w:rsidR="00C331EC" w:rsidRPr="009D54A9" w:rsidRDefault="001B4961" w:rsidP="001B4961">
      <w:pPr>
        <w:rPr>
          <w:rFonts w:ascii="Arial" w:hAnsi="Arial" w:cs="Arial"/>
          <w:sz w:val="24"/>
          <w:szCs w:val="24"/>
        </w:rPr>
      </w:pPr>
      <w:r>
        <w:rPr>
          <w:rFonts w:ascii="Arial" w:hAnsi="Arial" w:cs="Arial"/>
          <w:sz w:val="24"/>
          <w:szCs w:val="24"/>
        </w:rPr>
        <w:t>Each county-level data</w:t>
      </w:r>
      <w:r w:rsidR="00CE0B87">
        <w:rPr>
          <w:rFonts w:ascii="Arial" w:hAnsi="Arial" w:cs="Arial"/>
          <w:sz w:val="24"/>
          <w:szCs w:val="24"/>
        </w:rPr>
        <w:t xml:space="preserve"> file</w:t>
      </w:r>
      <w:r>
        <w:rPr>
          <w:rFonts w:ascii="Arial" w:hAnsi="Arial" w:cs="Arial"/>
          <w:sz w:val="24"/>
          <w:szCs w:val="24"/>
        </w:rPr>
        <w:t xml:space="preserve"> </w:t>
      </w:r>
      <w:r w:rsidR="00CE0B87">
        <w:rPr>
          <w:rFonts w:ascii="Arial" w:hAnsi="Arial" w:cs="Arial"/>
          <w:sz w:val="24"/>
          <w:szCs w:val="24"/>
        </w:rPr>
        <w:t xml:space="preserve">from </w:t>
      </w:r>
      <w:r>
        <w:rPr>
          <w:rFonts w:ascii="Arial" w:hAnsi="Arial" w:cs="Arial"/>
          <w:sz w:val="24"/>
          <w:szCs w:val="24"/>
        </w:rPr>
        <w:t>2009-2020 has at least 650 variables, and some</w:t>
      </w:r>
      <w:r w:rsidR="00CE0B87">
        <w:rPr>
          <w:rFonts w:ascii="Arial" w:hAnsi="Arial" w:cs="Arial"/>
          <w:sz w:val="24"/>
          <w:szCs w:val="24"/>
        </w:rPr>
        <w:t xml:space="preserve"> of the year’s files have over 1,000 variables</w:t>
      </w:r>
      <w:r>
        <w:rPr>
          <w:rFonts w:ascii="Arial" w:hAnsi="Arial" w:cs="Arial"/>
          <w:sz w:val="24"/>
          <w:szCs w:val="24"/>
        </w:rPr>
        <w:t xml:space="preserve">. </w:t>
      </w:r>
      <w:r w:rsidR="00CE0B87">
        <w:rPr>
          <w:rFonts w:ascii="Arial" w:hAnsi="Arial" w:cs="Arial"/>
          <w:sz w:val="24"/>
          <w:szCs w:val="24"/>
        </w:rPr>
        <w:t>It</w:t>
      </w:r>
      <w:r>
        <w:rPr>
          <w:rFonts w:ascii="Arial" w:hAnsi="Arial" w:cs="Arial"/>
          <w:sz w:val="24"/>
          <w:szCs w:val="24"/>
        </w:rPr>
        <w:t xml:space="preserve"> is possible to merge the 11 years of possible data into one dataset with only the common fields. </w:t>
      </w:r>
      <w:r w:rsidR="00CC3DE8">
        <w:rPr>
          <w:rFonts w:ascii="Arial" w:hAnsi="Arial" w:cs="Arial"/>
          <w:sz w:val="24"/>
          <w:szCs w:val="24"/>
        </w:rPr>
        <w:t>A</w:t>
      </w:r>
      <w:r>
        <w:rPr>
          <w:rFonts w:ascii="Arial" w:hAnsi="Arial" w:cs="Arial"/>
          <w:sz w:val="24"/>
          <w:szCs w:val="24"/>
        </w:rPr>
        <w:t xml:space="preserve"> logistic regression model </w:t>
      </w:r>
      <w:r w:rsidR="00CC3DE8">
        <w:rPr>
          <w:rFonts w:ascii="Arial" w:hAnsi="Arial" w:cs="Arial"/>
          <w:sz w:val="24"/>
          <w:szCs w:val="24"/>
        </w:rPr>
        <w:t xml:space="preserve">will be applied to </w:t>
      </w:r>
      <w:r>
        <w:rPr>
          <w:rFonts w:ascii="Arial" w:hAnsi="Arial" w:cs="Arial"/>
          <w:sz w:val="24"/>
          <w:szCs w:val="24"/>
        </w:rPr>
        <w:t>the 2019 county-level data</w:t>
      </w:r>
      <w:r w:rsidR="00CC3DE8">
        <w:rPr>
          <w:rFonts w:ascii="Arial" w:hAnsi="Arial" w:cs="Arial"/>
          <w:sz w:val="24"/>
          <w:szCs w:val="24"/>
        </w:rPr>
        <w:t>, which is being used</w:t>
      </w:r>
      <w:r w:rsidR="001974CA">
        <w:rPr>
          <w:rFonts w:ascii="Arial" w:hAnsi="Arial" w:cs="Arial"/>
          <w:sz w:val="24"/>
          <w:szCs w:val="24"/>
        </w:rPr>
        <w:t xml:space="preserve"> because it is the most recent data</w:t>
      </w:r>
      <w:r w:rsidR="00CC0C86">
        <w:rPr>
          <w:rFonts w:ascii="Arial" w:hAnsi="Arial" w:cs="Arial"/>
          <w:sz w:val="24"/>
          <w:szCs w:val="24"/>
        </w:rPr>
        <w:t xml:space="preserve">. </w:t>
      </w:r>
      <w:r w:rsidR="00CC3DE8">
        <w:rPr>
          <w:rFonts w:ascii="Arial" w:hAnsi="Arial" w:cs="Arial"/>
          <w:sz w:val="24"/>
          <w:szCs w:val="24"/>
        </w:rPr>
        <w:t xml:space="preserve">Further, </w:t>
      </w:r>
      <w:r w:rsidR="001974CA">
        <w:rPr>
          <w:rFonts w:ascii="Arial" w:hAnsi="Arial" w:cs="Arial"/>
          <w:sz w:val="24"/>
          <w:szCs w:val="24"/>
        </w:rPr>
        <w:t>the assumption of independence for logistic regression</w:t>
      </w:r>
      <w:r w:rsidR="00CC3DE8">
        <w:rPr>
          <w:rFonts w:ascii="Arial" w:hAnsi="Arial" w:cs="Arial"/>
          <w:sz w:val="24"/>
          <w:szCs w:val="24"/>
        </w:rPr>
        <w:t xml:space="preserve"> will be examined</w:t>
      </w:r>
      <w:r w:rsidR="001974CA">
        <w:rPr>
          <w:rFonts w:ascii="Arial" w:hAnsi="Arial" w:cs="Arial"/>
          <w:sz w:val="24"/>
          <w:szCs w:val="24"/>
        </w:rPr>
        <w:t xml:space="preserve">. Since </w:t>
      </w:r>
      <w:r>
        <w:rPr>
          <w:rFonts w:ascii="Arial" w:hAnsi="Arial" w:cs="Arial"/>
          <w:sz w:val="24"/>
          <w:szCs w:val="24"/>
        </w:rPr>
        <w:t xml:space="preserve">measurements for some variables are repeated for the counties over the years, running a model with all 11 years of data for the same counties would violate this assumption of independence. </w:t>
      </w:r>
    </w:p>
    <w:p w14:paraId="6B06C99B" w14:textId="5F7898EB" w:rsidR="00C331EC" w:rsidRDefault="00535054" w:rsidP="00625024">
      <w:pPr>
        <w:pStyle w:val="Heading1"/>
      </w:pPr>
      <w:bookmarkStart w:id="4" w:name="_Toc183787874"/>
      <w:r>
        <w:t>Overview of Response</w:t>
      </w:r>
      <w:r w:rsidR="004221F8">
        <w:t xml:space="preserve"> Variable: HRSA_MUA_COUNTY</w:t>
      </w:r>
      <w:bookmarkEnd w:id="4"/>
    </w:p>
    <w:p w14:paraId="1C5A8774" w14:textId="77777777" w:rsidR="00F410D6" w:rsidRDefault="001B4961" w:rsidP="001B4961">
      <w:pPr>
        <w:rPr>
          <w:rFonts w:ascii="Arial" w:hAnsi="Arial" w:cs="Arial"/>
          <w:sz w:val="24"/>
          <w:szCs w:val="24"/>
        </w:rPr>
      </w:pPr>
      <w:r>
        <w:rPr>
          <w:rFonts w:ascii="Arial" w:hAnsi="Arial" w:cs="Arial"/>
          <w:sz w:val="24"/>
          <w:szCs w:val="24"/>
        </w:rPr>
        <w:t xml:space="preserve">The goal of this logistic regression is to determine what factors or characteristics of counties in the United States influence whether the counties are deemed medically underserved. This is an important question that could influence where people would prefer to live, as healthcare is a priority for many people. Also, the results could highlight areas of improvement for policymakers and suggest geographical areas that need attention for healthcare improvement. Of course, the results </w:t>
      </w:r>
      <w:r w:rsidR="00F410D6">
        <w:rPr>
          <w:rFonts w:ascii="Arial" w:hAnsi="Arial" w:cs="Arial"/>
          <w:sz w:val="24"/>
          <w:szCs w:val="24"/>
        </w:rPr>
        <w:t xml:space="preserve">could also contradict </w:t>
      </w:r>
      <w:r w:rsidR="00F410D6">
        <w:rPr>
          <w:rFonts w:ascii="Arial" w:hAnsi="Arial" w:cs="Arial"/>
          <w:sz w:val="24"/>
          <w:szCs w:val="24"/>
        </w:rPr>
        <w:lastRenderedPageBreak/>
        <w:t>expectations of which variables would impact a county being medically underserved, which is also important information.</w:t>
      </w:r>
    </w:p>
    <w:p w14:paraId="1E3AED2D" w14:textId="41F26B06" w:rsidR="00987EED" w:rsidRDefault="00F410D6" w:rsidP="001B4961">
      <w:pPr>
        <w:rPr>
          <w:rFonts w:ascii="Arial" w:hAnsi="Arial" w:cs="Arial"/>
          <w:sz w:val="24"/>
          <w:szCs w:val="24"/>
        </w:rPr>
      </w:pPr>
      <w:r>
        <w:rPr>
          <w:rFonts w:ascii="Arial" w:hAnsi="Arial" w:cs="Arial"/>
          <w:sz w:val="24"/>
          <w:szCs w:val="24"/>
        </w:rPr>
        <w:t xml:space="preserve">The response variable for the logistic regression model is titled </w:t>
      </w:r>
      <w:r w:rsidRPr="00434762">
        <w:rPr>
          <w:rFonts w:ascii="Arial" w:hAnsi="Arial" w:cs="Arial"/>
          <w:b/>
          <w:bCs/>
          <w:sz w:val="24"/>
          <w:szCs w:val="24"/>
        </w:rPr>
        <w:t>“HRSA_MUA_COUNTY”</w:t>
      </w:r>
      <w:r w:rsidR="00434762" w:rsidRPr="00434762">
        <w:rPr>
          <w:rFonts w:ascii="Arial" w:hAnsi="Arial" w:cs="Arial"/>
          <w:sz w:val="24"/>
          <w:szCs w:val="24"/>
        </w:rPr>
        <w:t>.</w:t>
      </w:r>
      <w:r>
        <w:rPr>
          <w:rFonts w:ascii="Arial" w:hAnsi="Arial" w:cs="Arial"/>
          <w:sz w:val="24"/>
          <w:szCs w:val="24"/>
        </w:rPr>
        <w:t xml:space="preserve"> This variable is present for all years from 2009-2019. It is not included in </w:t>
      </w:r>
      <w:r w:rsidR="00277C6C">
        <w:rPr>
          <w:rFonts w:ascii="Arial" w:hAnsi="Arial" w:cs="Arial"/>
          <w:sz w:val="24"/>
          <w:szCs w:val="24"/>
        </w:rPr>
        <w:t>2020’s dataset</w:t>
      </w:r>
      <w:r>
        <w:rPr>
          <w:rFonts w:ascii="Arial" w:hAnsi="Arial" w:cs="Arial"/>
          <w:sz w:val="24"/>
          <w:szCs w:val="24"/>
        </w:rPr>
        <w:t>.</w:t>
      </w:r>
      <w:r w:rsidR="00B56517">
        <w:rPr>
          <w:rFonts w:ascii="Arial" w:hAnsi="Arial" w:cs="Arial"/>
          <w:sz w:val="24"/>
          <w:szCs w:val="24"/>
        </w:rPr>
        <w:t xml:space="preserve"> The data for the response variable is provided by </w:t>
      </w:r>
      <w:r w:rsidR="00277C6C">
        <w:rPr>
          <w:rFonts w:ascii="Arial" w:hAnsi="Arial" w:cs="Arial"/>
          <w:sz w:val="24"/>
          <w:szCs w:val="24"/>
        </w:rPr>
        <w:t>the </w:t>
      </w:r>
      <w:r w:rsidR="00B56517">
        <w:rPr>
          <w:rFonts w:ascii="Arial" w:hAnsi="Arial" w:cs="Arial"/>
          <w:sz w:val="24"/>
          <w:szCs w:val="24"/>
        </w:rPr>
        <w:t xml:space="preserve">Health Resources and Services Administration (HRSA). MUA stands for medically underserved areas, which indicates an area has a shortage of access to primary care. In the datasets, </w:t>
      </w:r>
      <w:r w:rsidR="00B56517" w:rsidRPr="00434762">
        <w:rPr>
          <w:rFonts w:ascii="Arial" w:hAnsi="Arial" w:cs="Arial"/>
          <w:b/>
          <w:bCs/>
          <w:sz w:val="24"/>
          <w:szCs w:val="24"/>
        </w:rPr>
        <w:t xml:space="preserve">“HRSA_MUA_COUNTY” </w:t>
      </w:r>
      <w:r w:rsidR="00B56517">
        <w:rPr>
          <w:rFonts w:ascii="Arial" w:hAnsi="Arial" w:cs="Arial"/>
          <w:sz w:val="24"/>
          <w:szCs w:val="24"/>
        </w:rPr>
        <w:t>is a binary variable that can only take on a value of 0 (not underserved) or 1 (underserved).</w:t>
      </w:r>
    </w:p>
    <w:p w14:paraId="12F82703" w14:textId="6AE08FDF" w:rsidR="009C5066" w:rsidRPr="009C5066" w:rsidRDefault="001974CA" w:rsidP="009C5066">
      <w:pPr>
        <w:rPr>
          <w:rFonts w:ascii="Arial" w:hAnsi="Arial" w:cs="Arial"/>
          <w:sz w:val="24"/>
          <w:szCs w:val="24"/>
        </w:rPr>
      </w:pPr>
      <w:r>
        <w:rPr>
          <w:rFonts w:ascii="Arial" w:hAnsi="Arial" w:cs="Arial"/>
          <w:sz w:val="24"/>
          <w:szCs w:val="24"/>
        </w:rPr>
        <w:t>The distribution of counties being medically underserved or not underserved for 2019 is almost a 50/50 split. As seen in the table below, there are slightly more underserved (</w:t>
      </w:r>
      <w:r w:rsidR="00B97E7C">
        <w:rPr>
          <w:rFonts w:ascii="Arial" w:hAnsi="Arial" w:cs="Arial"/>
          <w:sz w:val="24"/>
          <w:szCs w:val="24"/>
        </w:rPr>
        <w:t>1,625</w:t>
      </w:r>
      <w:r>
        <w:rPr>
          <w:rFonts w:ascii="Arial" w:hAnsi="Arial" w:cs="Arial"/>
          <w:sz w:val="24"/>
          <w:szCs w:val="24"/>
        </w:rPr>
        <w:t>) counties than not underserved (</w:t>
      </w:r>
      <w:r w:rsidR="00B97E7C">
        <w:rPr>
          <w:rFonts w:ascii="Arial" w:hAnsi="Arial" w:cs="Arial"/>
          <w:sz w:val="24"/>
          <w:szCs w:val="24"/>
        </w:rPr>
        <w:t>1,605</w:t>
      </w:r>
      <w:r>
        <w:rPr>
          <w:rFonts w:ascii="Arial" w:hAnsi="Arial" w:cs="Arial"/>
          <w:sz w:val="24"/>
          <w:szCs w:val="24"/>
        </w:rPr>
        <w:t>) counties in 2019’s dataset.</w:t>
      </w:r>
    </w:p>
    <w:tbl>
      <w:tblPr>
        <w:tblStyle w:val="TableGrid"/>
        <w:tblW w:w="0" w:type="auto"/>
        <w:tblLook w:val="04A0" w:firstRow="1" w:lastRow="0" w:firstColumn="1" w:lastColumn="0" w:noHBand="0" w:noVBand="1"/>
      </w:tblPr>
      <w:tblGrid>
        <w:gridCol w:w="4675"/>
        <w:gridCol w:w="4675"/>
      </w:tblGrid>
      <w:tr w:rsidR="001974CA" w14:paraId="2693FE40" w14:textId="77777777" w:rsidTr="0036495A">
        <w:trPr>
          <w:trHeight w:val="611"/>
        </w:trPr>
        <w:tc>
          <w:tcPr>
            <w:tcW w:w="4675" w:type="dxa"/>
          </w:tcPr>
          <w:p w14:paraId="246C69D8" w14:textId="37784D83" w:rsidR="001974CA" w:rsidRPr="001974CA" w:rsidRDefault="001974CA" w:rsidP="001974CA">
            <w:pPr>
              <w:jc w:val="center"/>
              <w:rPr>
                <w:rFonts w:ascii="Arial" w:hAnsi="Arial" w:cs="Arial"/>
                <w:sz w:val="24"/>
                <w:szCs w:val="24"/>
              </w:rPr>
            </w:pPr>
            <w:r>
              <w:rPr>
                <w:rFonts w:ascii="Arial" w:hAnsi="Arial" w:cs="Arial"/>
                <w:sz w:val="24"/>
                <w:szCs w:val="24"/>
              </w:rPr>
              <w:t xml:space="preserve">Number of Counties </w:t>
            </w:r>
            <w:r>
              <w:rPr>
                <w:rFonts w:ascii="Arial" w:hAnsi="Arial" w:cs="Arial"/>
                <w:b/>
                <w:bCs/>
                <w:sz w:val="24"/>
                <w:szCs w:val="24"/>
              </w:rPr>
              <w:t>Not</w:t>
            </w:r>
            <w:r>
              <w:rPr>
                <w:rFonts w:ascii="Arial" w:hAnsi="Arial" w:cs="Arial"/>
                <w:sz w:val="24"/>
                <w:szCs w:val="24"/>
              </w:rPr>
              <w:t xml:space="preserve"> Medically Underserved in 2019</w:t>
            </w:r>
          </w:p>
        </w:tc>
        <w:tc>
          <w:tcPr>
            <w:tcW w:w="4675" w:type="dxa"/>
          </w:tcPr>
          <w:p w14:paraId="6E25434E" w14:textId="46C3297F" w:rsidR="001974CA" w:rsidRDefault="001974CA" w:rsidP="001974CA">
            <w:pPr>
              <w:jc w:val="center"/>
              <w:rPr>
                <w:rFonts w:ascii="Arial" w:hAnsi="Arial" w:cs="Arial"/>
                <w:sz w:val="24"/>
                <w:szCs w:val="24"/>
              </w:rPr>
            </w:pPr>
            <w:r>
              <w:rPr>
                <w:rFonts w:ascii="Arial" w:hAnsi="Arial" w:cs="Arial"/>
                <w:sz w:val="24"/>
                <w:szCs w:val="24"/>
              </w:rPr>
              <w:t>Number of Counties Medically Underserved in 2019</w:t>
            </w:r>
          </w:p>
        </w:tc>
      </w:tr>
      <w:tr w:rsidR="001974CA" w14:paraId="4102C20B" w14:textId="77777777" w:rsidTr="0036495A">
        <w:tc>
          <w:tcPr>
            <w:tcW w:w="4675" w:type="dxa"/>
          </w:tcPr>
          <w:p w14:paraId="168D9AEB" w14:textId="06BD6CE7" w:rsidR="001974CA" w:rsidRDefault="001974CA" w:rsidP="001974CA">
            <w:pPr>
              <w:jc w:val="center"/>
              <w:rPr>
                <w:rFonts w:ascii="Arial" w:hAnsi="Arial" w:cs="Arial"/>
                <w:sz w:val="24"/>
                <w:szCs w:val="24"/>
              </w:rPr>
            </w:pPr>
            <w:r>
              <w:rPr>
                <w:rFonts w:ascii="Arial" w:hAnsi="Arial" w:cs="Arial"/>
                <w:sz w:val="24"/>
                <w:szCs w:val="24"/>
              </w:rPr>
              <w:t>1605</w:t>
            </w:r>
          </w:p>
        </w:tc>
        <w:tc>
          <w:tcPr>
            <w:tcW w:w="4675" w:type="dxa"/>
          </w:tcPr>
          <w:p w14:paraId="517CEFA7" w14:textId="38155C0C" w:rsidR="001974CA" w:rsidRDefault="001974CA" w:rsidP="009C5066">
            <w:pPr>
              <w:keepNext/>
              <w:jc w:val="center"/>
              <w:rPr>
                <w:rFonts w:ascii="Arial" w:hAnsi="Arial" w:cs="Arial"/>
                <w:sz w:val="24"/>
                <w:szCs w:val="24"/>
              </w:rPr>
            </w:pPr>
            <w:r>
              <w:rPr>
                <w:rFonts w:ascii="Arial" w:hAnsi="Arial" w:cs="Arial"/>
                <w:sz w:val="24"/>
                <w:szCs w:val="24"/>
              </w:rPr>
              <w:t>1625</w:t>
            </w:r>
          </w:p>
        </w:tc>
      </w:tr>
    </w:tbl>
    <w:p w14:paraId="7FEE3264" w14:textId="2C28429C" w:rsidR="001974CA" w:rsidRDefault="009C5066" w:rsidP="009C5066">
      <w:pPr>
        <w:pStyle w:val="Caption"/>
        <w:rPr>
          <w:rFonts w:ascii="Arial" w:hAnsi="Arial" w:cs="Arial"/>
          <w:sz w:val="24"/>
          <w:szCs w:val="24"/>
        </w:rPr>
      </w:pPr>
      <w:bookmarkStart w:id="5" w:name="_Toc183787901"/>
      <w:r>
        <w:t xml:space="preserve">Table </w:t>
      </w:r>
      <w:fldSimple w:instr=" SEQ Table \* ARABIC ">
        <w:r w:rsidR="00F01BB8">
          <w:rPr>
            <w:noProof/>
          </w:rPr>
          <w:t>1</w:t>
        </w:r>
      </w:fldSimple>
      <w:r>
        <w:t>: Number of Medically Underserved and Not Medically Underserved Counties in 2019</w:t>
      </w:r>
      <w:bookmarkEnd w:id="5"/>
    </w:p>
    <w:p w14:paraId="088588F4" w14:textId="5A64E00F" w:rsidR="00161F42" w:rsidRDefault="00161F42" w:rsidP="001B4961">
      <w:pPr>
        <w:rPr>
          <w:rFonts w:ascii="Arial" w:hAnsi="Arial" w:cs="Arial"/>
          <w:sz w:val="24"/>
          <w:szCs w:val="24"/>
        </w:rPr>
      </w:pPr>
      <w:r>
        <w:rPr>
          <w:rFonts w:ascii="Arial" w:hAnsi="Arial" w:cs="Arial"/>
          <w:sz w:val="24"/>
          <w:szCs w:val="24"/>
        </w:rPr>
        <w:t>While there are 3,232 counties in the dataset, two counties (American Samoa and Mariana Islands, which are both in territories) do not have the response variable provide</w:t>
      </w:r>
      <w:r w:rsidR="009D54A9">
        <w:rPr>
          <w:rFonts w:ascii="Arial" w:hAnsi="Arial" w:cs="Arial"/>
          <w:sz w:val="24"/>
          <w:szCs w:val="24"/>
        </w:rPr>
        <w:t>d</w:t>
      </w:r>
      <w:r>
        <w:rPr>
          <w:rFonts w:ascii="Arial" w:hAnsi="Arial" w:cs="Arial"/>
          <w:sz w:val="24"/>
          <w:szCs w:val="24"/>
        </w:rPr>
        <w:t>.</w:t>
      </w:r>
      <w:r w:rsidR="009D54A9">
        <w:rPr>
          <w:rFonts w:ascii="Arial" w:hAnsi="Arial" w:cs="Arial"/>
          <w:sz w:val="24"/>
          <w:szCs w:val="24"/>
        </w:rPr>
        <w:t xml:space="preserve"> </w:t>
      </w:r>
      <w:r w:rsidR="006F4C9E">
        <w:rPr>
          <w:rFonts w:ascii="Arial" w:hAnsi="Arial" w:cs="Arial"/>
          <w:sz w:val="24"/>
          <w:szCs w:val="24"/>
        </w:rPr>
        <w:t>T</w:t>
      </w:r>
      <w:r w:rsidR="009D54A9">
        <w:rPr>
          <w:rFonts w:ascii="Arial" w:hAnsi="Arial" w:cs="Arial"/>
          <w:sz w:val="24"/>
          <w:szCs w:val="24"/>
        </w:rPr>
        <w:t xml:space="preserve">hese two counties </w:t>
      </w:r>
      <w:r w:rsidR="006F4C9E">
        <w:rPr>
          <w:rFonts w:ascii="Arial" w:hAnsi="Arial" w:cs="Arial"/>
          <w:sz w:val="24"/>
          <w:szCs w:val="24"/>
        </w:rPr>
        <w:t>were omitted from the study</w:t>
      </w:r>
      <w:r w:rsidR="009D54A9">
        <w:rPr>
          <w:rFonts w:ascii="Arial" w:hAnsi="Arial" w:cs="Arial"/>
          <w:sz w:val="24"/>
          <w:szCs w:val="24"/>
        </w:rPr>
        <w:t>.</w:t>
      </w:r>
      <w:r>
        <w:rPr>
          <w:rFonts w:ascii="Arial" w:hAnsi="Arial" w:cs="Arial"/>
          <w:sz w:val="24"/>
          <w:szCs w:val="24"/>
        </w:rPr>
        <w:t xml:space="preserve"> </w:t>
      </w:r>
    </w:p>
    <w:p w14:paraId="78731530" w14:textId="119F6CD7" w:rsidR="00535054" w:rsidRDefault="00535054" w:rsidP="001B4961">
      <w:pPr>
        <w:rPr>
          <w:rFonts w:ascii="Arial" w:hAnsi="Arial" w:cs="Arial"/>
          <w:sz w:val="24"/>
          <w:szCs w:val="24"/>
        </w:rPr>
      </w:pPr>
      <w:r>
        <w:rPr>
          <w:rFonts w:ascii="Arial" w:hAnsi="Arial" w:cs="Arial"/>
          <w:sz w:val="24"/>
          <w:szCs w:val="24"/>
        </w:rPr>
        <w:t xml:space="preserve">Behind the scenes, each state’s Primary Care Office (PCO) </w:t>
      </w:r>
      <w:r w:rsidR="000160AF">
        <w:rPr>
          <w:rFonts w:ascii="Arial" w:hAnsi="Arial" w:cs="Arial"/>
          <w:sz w:val="24"/>
          <w:szCs w:val="24"/>
        </w:rPr>
        <w:t>appli</w:t>
      </w:r>
      <w:r w:rsidR="007827B2">
        <w:rPr>
          <w:rFonts w:ascii="Arial" w:hAnsi="Arial" w:cs="Arial"/>
          <w:sz w:val="24"/>
          <w:szCs w:val="24"/>
        </w:rPr>
        <w:t>es for</w:t>
      </w:r>
      <w:r w:rsidR="000160AF">
        <w:rPr>
          <w:rFonts w:ascii="Arial" w:hAnsi="Arial" w:cs="Arial"/>
          <w:sz w:val="24"/>
          <w:szCs w:val="24"/>
        </w:rPr>
        <w:t xml:space="preserve"> MUA designation</w:t>
      </w:r>
      <w:r w:rsidR="00F8177E">
        <w:rPr>
          <w:rFonts w:ascii="Arial" w:hAnsi="Arial" w:cs="Arial"/>
          <w:sz w:val="24"/>
          <w:szCs w:val="24"/>
        </w:rPr>
        <w:t xml:space="preserve"> for a county</w:t>
      </w:r>
      <w:r w:rsidR="007827B2">
        <w:rPr>
          <w:rFonts w:ascii="Arial" w:hAnsi="Arial" w:cs="Arial"/>
          <w:sz w:val="24"/>
          <w:szCs w:val="24"/>
        </w:rPr>
        <w:t>. The applications are viewed by the Health Resources &amp; Service Administration</w:t>
      </w:r>
      <w:r w:rsidR="00776B98">
        <w:rPr>
          <w:rFonts w:ascii="Arial" w:hAnsi="Arial" w:cs="Arial"/>
          <w:sz w:val="24"/>
          <w:szCs w:val="24"/>
        </w:rPr>
        <w:t>’s (HRSA) Office of Shortage Destination</w:t>
      </w:r>
      <w:r w:rsidR="00F8177E">
        <w:rPr>
          <w:rFonts w:ascii="Arial" w:hAnsi="Arial" w:cs="Arial"/>
          <w:sz w:val="24"/>
          <w:szCs w:val="24"/>
        </w:rPr>
        <w:t xml:space="preserve">, which decides if the </w:t>
      </w:r>
      <w:r w:rsidR="004424BF">
        <w:rPr>
          <w:rFonts w:ascii="Arial" w:hAnsi="Arial" w:cs="Arial"/>
          <w:sz w:val="24"/>
          <w:szCs w:val="24"/>
        </w:rPr>
        <w:t xml:space="preserve">application meets the criteria </w:t>
      </w:r>
      <w:r w:rsidR="00F8177E">
        <w:rPr>
          <w:rFonts w:ascii="Arial" w:hAnsi="Arial" w:cs="Arial"/>
          <w:sz w:val="24"/>
          <w:szCs w:val="24"/>
        </w:rPr>
        <w:t xml:space="preserve">for a Medically Unsupervised Area. </w:t>
      </w:r>
      <w:r w:rsidR="00F8177E">
        <w:rPr>
          <w:rStyle w:val="FootnoteReference"/>
          <w:rFonts w:ascii="Arial" w:hAnsi="Arial" w:cs="Arial"/>
          <w:sz w:val="24"/>
          <w:szCs w:val="24"/>
        </w:rPr>
        <w:footnoteReference w:id="3"/>
      </w:r>
    </w:p>
    <w:p w14:paraId="6630DBF3" w14:textId="5E1BD1E5" w:rsidR="00987EED" w:rsidRDefault="00987EED" w:rsidP="001B4961">
      <w:pPr>
        <w:rPr>
          <w:rFonts w:ascii="Arial" w:hAnsi="Arial" w:cs="Arial"/>
          <w:sz w:val="24"/>
          <w:szCs w:val="24"/>
        </w:rPr>
      </w:pPr>
      <w:r>
        <w:rPr>
          <w:rFonts w:ascii="Arial" w:hAnsi="Arial" w:cs="Arial"/>
          <w:sz w:val="24"/>
          <w:szCs w:val="24"/>
        </w:rPr>
        <w:t xml:space="preserve">The following section details how the response variable is calculated, which is important to understand the factors that go into a county’s classification of being medically underserved or not. </w:t>
      </w:r>
      <w:r w:rsidR="005C7B31">
        <w:rPr>
          <w:rFonts w:ascii="Arial" w:hAnsi="Arial" w:cs="Arial"/>
          <w:sz w:val="24"/>
          <w:szCs w:val="24"/>
        </w:rPr>
        <w:t>Note that</w:t>
      </w:r>
      <w:r>
        <w:rPr>
          <w:rFonts w:ascii="Arial" w:hAnsi="Arial" w:cs="Arial"/>
          <w:sz w:val="24"/>
          <w:szCs w:val="24"/>
        </w:rPr>
        <w:t xml:space="preserve"> the following variables directly impact the classification, and variables related to these are not too meaningful in a logistic regression because it is known that they impact the response. </w:t>
      </w:r>
      <w:r w:rsidR="004424BF">
        <w:rPr>
          <w:rFonts w:ascii="Arial" w:hAnsi="Arial" w:cs="Arial"/>
          <w:sz w:val="24"/>
          <w:szCs w:val="24"/>
        </w:rPr>
        <w:t>This analysis aims</w:t>
      </w:r>
      <w:r>
        <w:rPr>
          <w:rFonts w:ascii="Arial" w:hAnsi="Arial" w:cs="Arial"/>
          <w:sz w:val="24"/>
          <w:szCs w:val="24"/>
        </w:rPr>
        <w:t xml:space="preserve"> to discover if additional, unrelated factors influence the underserved/not underserved status. </w:t>
      </w:r>
    </w:p>
    <w:p w14:paraId="601C20AE" w14:textId="2320A8C4" w:rsidR="00625024" w:rsidRPr="00625024" w:rsidRDefault="00987EED" w:rsidP="00277C6C">
      <w:pPr>
        <w:pStyle w:val="Heading1"/>
      </w:pPr>
      <w:bookmarkStart w:id="6" w:name="_Toc183787875"/>
      <w:r w:rsidRPr="00987EED">
        <w:lastRenderedPageBreak/>
        <w:t>Calculation of Response: HRSA_MUA_COUNTY</w:t>
      </w:r>
      <w:r w:rsidR="00172C7D">
        <w:t xml:space="preserve"> (see Appendix</w:t>
      </w:r>
      <w:r w:rsidR="00625024">
        <w:t xml:space="preserve"> for Additional Tables)</w:t>
      </w:r>
      <w:bookmarkEnd w:id="6"/>
    </w:p>
    <w:p w14:paraId="220BD3CD" w14:textId="1BB5264D" w:rsidR="001F55CD" w:rsidRDefault="003E7259" w:rsidP="001B4961">
      <w:pPr>
        <w:rPr>
          <w:rFonts w:ascii="Arial" w:hAnsi="Arial" w:cs="Arial"/>
          <w:sz w:val="24"/>
          <w:szCs w:val="24"/>
        </w:rPr>
      </w:pPr>
      <w:r>
        <w:rPr>
          <w:rFonts w:ascii="Arial" w:hAnsi="Arial" w:cs="Arial"/>
          <w:sz w:val="24"/>
          <w:szCs w:val="24"/>
        </w:rPr>
        <w:t xml:space="preserve">There </w:t>
      </w:r>
      <w:r w:rsidR="00517E00">
        <w:rPr>
          <w:rFonts w:ascii="Arial" w:hAnsi="Arial" w:cs="Arial"/>
          <w:sz w:val="24"/>
          <w:szCs w:val="24"/>
        </w:rPr>
        <w:t>is a calculation to determine whether the indicator</w:t>
      </w:r>
      <w:r>
        <w:rPr>
          <w:rFonts w:ascii="Arial" w:hAnsi="Arial" w:cs="Arial"/>
          <w:sz w:val="24"/>
          <w:szCs w:val="24"/>
        </w:rPr>
        <w:t xml:space="preserve"> </w:t>
      </w:r>
      <w:r w:rsidRPr="00434762">
        <w:rPr>
          <w:rFonts w:ascii="Arial" w:hAnsi="Arial" w:cs="Arial"/>
          <w:b/>
          <w:bCs/>
          <w:sz w:val="24"/>
          <w:szCs w:val="24"/>
        </w:rPr>
        <w:t>“HRSA_MUA_COUNTY”</w:t>
      </w:r>
      <w:r w:rsidR="00517E00">
        <w:rPr>
          <w:rFonts w:ascii="Arial" w:hAnsi="Arial" w:cs="Arial"/>
          <w:sz w:val="24"/>
          <w:szCs w:val="24"/>
        </w:rPr>
        <w:t xml:space="preserve"> is 0 or 1</w:t>
      </w:r>
      <w:r>
        <w:rPr>
          <w:rFonts w:ascii="Arial" w:hAnsi="Arial" w:cs="Arial"/>
          <w:sz w:val="24"/>
          <w:szCs w:val="24"/>
        </w:rPr>
        <w:t xml:space="preserve"> for each record in the database</w:t>
      </w:r>
      <w:r w:rsidR="00517E00">
        <w:rPr>
          <w:rFonts w:ascii="Arial" w:hAnsi="Arial" w:cs="Arial"/>
          <w:sz w:val="24"/>
          <w:szCs w:val="24"/>
        </w:rPr>
        <w:t>. An</w:t>
      </w:r>
      <w:r w:rsidR="00B56517">
        <w:rPr>
          <w:rFonts w:ascii="Arial" w:hAnsi="Arial" w:cs="Arial"/>
          <w:sz w:val="24"/>
          <w:szCs w:val="24"/>
        </w:rPr>
        <w:t xml:space="preserve"> Index of Medical Underservice (IMU) score</w:t>
      </w:r>
      <w:r w:rsidR="00517E00">
        <w:rPr>
          <w:rFonts w:ascii="Arial" w:hAnsi="Arial" w:cs="Arial"/>
          <w:sz w:val="24"/>
          <w:szCs w:val="24"/>
        </w:rPr>
        <w:t xml:space="preserve"> is calculated for each county using four measures</w:t>
      </w:r>
      <w:r w:rsidR="00E7631A">
        <w:rPr>
          <w:rFonts w:ascii="Arial" w:hAnsi="Arial" w:cs="Arial"/>
          <w:sz w:val="24"/>
          <w:szCs w:val="24"/>
        </w:rPr>
        <w:t xml:space="preserve">. For each of the four measures, a table </w:t>
      </w:r>
      <w:r w:rsidR="009D54A9">
        <w:rPr>
          <w:rFonts w:ascii="Arial" w:hAnsi="Arial" w:cs="Arial"/>
          <w:sz w:val="24"/>
          <w:szCs w:val="24"/>
        </w:rPr>
        <w:t xml:space="preserve">converts </w:t>
      </w:r>
      <w:r w:rsidR="00E7631A">
        <w:rPr>
          <w:rFonts w:ascii="Arial" w:hAnsi="Arial" w:cs="Arial"/>
          <w:sz w:val="24"/>
          <w:szCs w:val="24"/>
        </w:rPr>
        <w:t xml:space="preserve">the raw value to a weighted value. </w:t>
      </w:r>
      <w:r w:rsidR="00B97E7C">
        <w:rPr>
          <w:rFonts w:ascii="Arial" w:hAnsi="Arial" w:cs="Arial"/>
          <w:sz w:val="24"/>
          <w:szCs w:val="24"/>
        </w:rPr>
        <w:t xml:space="preserve">These four </w:t>
      </w:r>
      <w:r w:rsidR="009D54A9">
        <w:rPr>
          <w:rFonts w:ascii="Arial" w:hAnsi="Arial" w:cs="Arial"/>
          <w:sz w:val="24"/>
          <w:szCs w:val="24"/>
        </w:rPr>
        <w:t xml:space="preserve">standardized </w:t>
      </w:r>
      <w:r w:rsidR="00B97E7C">
        <w:rPr>
          <w:rFonts w:ascii="Arial" w:hAnsi="Arial" w:cs="Arial"/>
          <w:sz w:val="24"/>
          <w:szCs w:val="24"/>
        </w:rPr>
        <w:t xml:space="preserve">tables are featured in Appendix A. </w:t>
      </w:r>
      <w:r w:rsidR="00E7631A">
        <w:rPr>
          <w:rFonts w:ascii="Arial" w:hAnsi="Arial" w:cs="Arial"/>
          <w:sz w:val="24"/>
          <w:szCs w:val="24"/>
        </w:rPr>
        <w:t xml:space="preserve">Then, the four weighted values are added </w:t>
      </w:r>
      <w:r w:rsidR="005C7B31">
        <w:rPr>
          <w:rFonts w:ascii="Arial" w:hAnsi="Arial" w:cs="Arial"/>
          <w:sz w:val="24"/>
          <w:szCs w:val="24"/>
        </w:rPr>
        <w:t>t</w:t>
      </w:r>
      <w:r w:rsidR="00E7631A">
        <w:rPr>
          <w:rFonts w:ascii="Arial" w:hAnsi="Arial" w:cs="Arial"/>
          <w:sz w:val="24"/>
          <w:szCs w:val="24"/>
        </w:rPr>
        <w:t>o get the IMU</w:t>
      </w:r>
      <w:r w:rsidR="00CC0C86">
        <w:rPr>
          <w:rFonts w:ascii="Arial" w:hAnsi="Arial" w:cs="Arial"/>
          <w:sz w:val="24"/>
          <w:szCs w:val="24"/>
        </w:rPr>
        <w:t xml:space="preserve"> score</w:t>
      </w:r>
      <w:r w:rsidR="00E7631A">
        <w:rPr>
          <w:rFonts w:ascii="Arial" w:hAnsi="Arial" w:cs="Arial"/>
          <w:sz w:val="24"/>
          <w:szCs w:val="24"/>
        </w:rPr>
        <w:t>. The four contributors to IMU are shown below, along with the maximum contribution each can have to the Index of Medical Underservice</w:t>
      </w:r>
      <w:r w:rsidR="00517E00">
        <w:rPr>
          <w:rFonts w:ascii="Arial" w:hAnsi="Arial" w:cs="Arial"/>
          <w:sz w:val="24"/>
          <w:szCs w:val="24"/>
        </w:rPr>
        <w:t>:</w:t>
      </w:r>
      <w:r w:rsidR="001F55CD">
        <w:rPr>
          <w:rFonts w:ascii="Arial" w:hAnsi="Arial" w:cs="Arial"/>
          <w:sz w:val="24"/>
          <w:szCs w:val="24"/>
        </w:rPr>
        <w:t xml:space="preserve"> </w:t>
      </w:r>
      <w:r w:rsidR="00D1442C">
        <w:rPr>
          <w:rStyle w:val="FootnoteReference"/>
          <w:rFonts w:ascii="Arial" w:hAnsi="Arial" w:cs="Arial"/>
          <w:sz w:val="24"/>
          <w:szCs w:val="24"/>
        </w:rPr>
        <w:footnoteReference w:id="4"/>
      </w:r>
    </w:p>
    <w:p w14:paraId="4074EE13" w14:textId="77777777" w:rsidR="00390F03" w:rsidRDefault="00390F03" w:rsidP="001B4961">
      <w:pPr>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517E00" w14:paraId="774E2D3F" w14:textId="77777777" w:rsidTr="0036495A">
        <w:tc>
          <w:tcPr>
            <w:tcW w:w="4675" w:type="dxa"/>
          </w:tcPr>
          <w:p w14:paraId="310739BF" w14:textId="27FADEBE" w:rsidR="00517E00" w:rsidRDefault="00517E00" w:rsidP="00517E00">
            <w:pPr>
              <w:rPr>
                <w:rFonts w:ascii="Arial" w:hAnsi="Arial" w:cs="Arial"/>
                <w:sz w:val="24"/>
                <w:szCs w:val="24"/>
              </w:rPr>
            </w:pPr>
            <w:r>
              <w:rPr>
                <w:rFonts w:ascii="Arial" w:hAnsi="Arial" w:cs="Arial"/>
                <w:sz w:val="24"/>
                <w:szCs w:val="24"/>
              </w:rPr>
              <w:t xml:space="preserve">Measure </w:t>
            </w:r>
          </w:p>
        </w:tc>
        <w:tc>
          <w:tcPr>
            <w:tcW w:w="4675" w:type="dxa"/>
          </w:tcPr>
          <w:p w14:paraId="7D3F0FCD" w14:textId="0F355646" w:rsidR="00517E00" w:rsidRDefault="00517E00" w:rsidP="00517E00">
            <w:pPr>
              <w:rPr>
                <w:rFonts w:ascii="Arial" w:hAnsi="Arial" w:cs="Arial"/>
                <w:sz w:val="24"/>
                <w:szCs w:val="24"/>
              </w:rPr>
            </w:pPr>
            <w:r>
              <w:rPr>
                <w:rFonts w:ascii="Arial" w:hAnsi="Arial" w:cs="Arial"/>
                <w:sz w:val="24"/>
                <w:szCs w:val="24"/>
              </w:rPr>
              <w:t>Maximum Number of Points contributed to IMU</w:t>
            </w:r>
          </w:p>
        </w:tc>
      </w:tr>
      <w:tr w:rsidR="00517E00" w14:paraId="1DAFB21C" w14:textId="77777777" w:rsidTr="0036495A">
        <w:tc>
          <w:tcPr>
            <w:tcW w:w="4675" w:type="dxa"/>
          </w:tcPr>
          <w:p w14:paraId="0D2ABACF" w14:textId="17DF48B4" w:rsidR="00517E00" w:rsidRDefault="00F01CB4" w:rsidP="00517E00">
            <w:pPr>
              <w:rPr>
                <w:rFonts w:ascii="Arial" w:hAnsi="Arial" w:cs="Arial"/>
                <w:sz w:val="24"/>
                <w:szCs w:val="24"/>
              </w:rPr>
            </w:pPr>
            <w:r>
              <w:rPr>
                <w:rFonts w:ascii="Arial" w:hAnsi="Arial" w:cs="Arial"/>
                <w:sz w:val="24"/>
                <w:szCs w:val="24"/>
              </w:rPr>
              <w:t>Primary Care Physicians</w:t>
            </w:r>
            <w:r w:rsidR="00517E00">
              <w:rPr>
                <w:rFonts w:ascii="Arial" w:hAnsi="Arial" w:cs="Arial"/>
                <w:sz w:val="24"/>
                <w:szCs w:val="24"/>
              </w:rPr>
              <w:t xml:space="preserve"> per 1,000 Population Ratio</w:t>
            </w:r>
          </w:p>
        </w:tc>
        <w:tc>
          <w:tcPr>
            <w:tcW w:w="4675" w:type="dxa"/>
          </w:tcPr>
          <w:p w14:paraId="3B4D407C" w14:textId="1A3A3D17" w:rsidR="00517E00" w:rsidRDefault="00517E00" w:rsidP="00517E00">
            <w:pPr>
              <w:rPr>
                <w:rFonts w:ascii="Arial" w:hAnsi="Arial" w:cs="Arial"/>
                <w:sz w:val="24"/>
                <w:szCs w:val="24"/>
              </w:rPr>
            </w:pPr>
            <w:r>
              <w:rPr>
                <w:rFonts w:ascii="Arial" w:hAnsi="Arial" w:cs="Arial"/>
                <w:sz w:val="24"/>
                <w:szCs w:val="24"/>
              </w:rPr>
              <w:t>28.7</w:t>
            </w:r>
          </w:p>
        </w:tc>
      </w:tr>
      <w:tr w:rsidR="00517E00" w14:paraId="022776C2" w14:textId="77777777" w:rsidTr="0036495A">
        <w:tc>
          <w:tcPr>
            <w:tcW w:w="4675" w:type="dxa"/>
          </w:tcPr>
          <w:p w14:paraId="7850A693" w14:textId="204C0E30" w:rsidR="00517E00" w:rsidRDefault="00517E00" w:rsidP="00517E00">
            <w:pPr>
              <w:rPr>
                <w:rFonts w:ascii="Arial" w:hAnsi="Arial" w:cs="Arial"/>
                <w:sz w:val="24"/>
                <w:szCs w:val="24"/>
              </w:rPr>
            </w:pPr>
            <w:r>
              <w:rPr>
                <w:rFonts w:ascii="Arial" w:hAnsi="Arial" w:cs="Arial"/>
                <w:sz w:val="24"/>
                <w:szCs w:val="24"/>
              </w:rPr>
              <w:t xml:space="preserve">Percent of Population at </w:t>
            </w:r>
            <w:r w:rsidR="00E7631A">
              <w:rPr>
                <w:rFonts w:ascii="Arial" w:hAnsi="Arial" w:cs="Arial"/>
                <w:sz w:val="24"/>
                <w:szCs w:val="24"/>
              </w:rPr>
              <w:t xml:space="preserve">or below </w:t>
            </w:r>
            <w:r>
              <w:rPr>
                <w:rFonts w:ascii="Arial" w:hAnsi="Arial" w:cs="Arial"/>
                <w:sz w:val="24"/>
                <w:szCs w:val="24"/>
              </w:rPr>
              <w:t>100% of the Federal Poverty Level (FPL)</w:t>
            </w:r>
          </w:p>
        </w:tc>
        <w:tc>
          <w:tcPr>
            <w:tcW w:w="4675" w:type="dxa"/>
          </w:tcPr>
          <w:p w14:paraId="49133D67" w14:textId="5CDC7D5B" w:rsidR="00517E00" w:rsidRDefault="00517E00" w:rsidP="00517E00">
            <w:pPr>
              <w:rPr>
                <w:rFonts w:ascii="Arial" w:hAnsi="Arial" w:cs="Arial"/>
                <w:sz w:val="24"/>
                <w:szCs w:val="24"/>
              </w:rPr>
            </w:pPr>
            <w:r>
              <w:rPr>
                <w:rFonts w:ascii="Arial" w:hAnsi="Arial" w:cs="Arial"/>
                <w:sz w:val="24"/>
                <w:szCs w:val="24"/>
              </w:rPr>
              <w:t>25.1</w:t>
            </w:r>
          </w:p>
        </w:tc>
      </w:tr>
      <w:tr w:rsidR="00517E00" w14:paraId="3C7EEA0F" w14:textId="77777777" w:rsidTr="0036495A">
        <w:tc>
          <w:tcPr>
            <w:tcW w:w="4675" w:type="dxa"/>
          </w:tcPr>
          <w:p w14:paraId="3F0397E4" w14:textId="3760E39B" w:rsidR="00517E00" w:rsidRDefault="00517E00" w:rsidP="00517E00">
            <w:pPr>
              <w:rPr>
                <w:rFonts w:ascii="Arial" w:hAnsi="Arial" w:cs="Arial"/>
                <w:sz w:val="24"/>
                <w:szCs w:val="24"/>
              </w:rPr>
            </w:pPr>
            <w:r>
              <w:rPr>
                <w:rFonts w:ascii="Arial" w:hAnsi="Arial" w:cs="Arial"/>
                <w:sz w:val="24"/>
                <w:szCs w:val="24"/>
              </w:rPr>
              <w:t>Percent of Population aged 65+</w:t>
            </w:r>
          </w:p>
        </w:tc>
        <w:tc>
          <w:tcPr>
            <w:tcW w:w="4675" w:type="dxa"/>
          </w:tcPr>
          <w:p w14:paraId="07E6CE24" w14:textId="43EF2CCC" w:rsidR="00517E00" w:rsidRDefault="00517E00" w:rsidP="00517E00">
            <w:pPr>
              <w:rPr>
                <w:rFonts w:ascii="Arial" w:hAnsi="Arial" w:cs="Arial"/>
                <w:sz w:val="24"/>
                <w:szCs w:val="24"/>
              </w:rPr>
            </w:pPr>
            <w:r>
              <w:rPr>
                <w:rFonts w:ascii="Arial" w:hAnsi="Arial" w:cs="Arial"/>
                <w:sz w:val="24"/>
                <w:szCs w:val="24"/>
              </w:rPr>
              <w:t>20.2</w:t>
            </w:r>
          </w:p>
        </w:tc>
      </w:tr>
      <w:tr w:rsidR="00517E00" w14:paraId="302E0849" w14:textId="77777777" w:rsidTr="0036495A">
        <w:tc>
          <w:tcPr>
            <w:tcW w:w="4675" w:type="dxa"/>
          </w:tcPr>
          <w:p w14:paraId="6BE61704" w14:textId="2AF5BC4D" w:rsidR="00517E00" w:rsidRDefault="00517E00" w:rsidP="00517E00">
            <w:pPr>
              <w:rPr>
                <w:rFonts w:ascii="Arial" w:hAnsi="Arial" w:cs="Arial"/>
                <w:sz w:val="24"/>
                <w:szCs w:val="24"/>
              </w:rPr>
            </w:pPr>
            <w:r>
              <w:rPr>
                <w:rFonts w:ascii="Arial" w:hAnsi="Arial" w:cs="Arial"/>
                <w:sz w:val="24"/>
                <w:szCs w:val="24"/>
              </w:rPr>
              <w:t>Infant Mortality Rate</w:t>
            </w:r>
          </w:p>
        </w:tc>
        <w:tc>
          <w:tcPr>
            <w:tcW w:w="4675" w:type="dxa"/>
          </w:tcPr>
          <w:p w14:paraId="750DDEEC" w14:textId="7BC17861" w:rsidR="00517E00" w:rsidRDefault="00517E00" w:rsidP="009C5066">
            <w:pPr>
              <w:keepNext/>
              <w:rPr>
                <w:rFonts w:ascii="Arial" w:hAnsi="Arial" w:cs="Arial"/>
                <w:sz w:val="24"/>
                <w:szCs w:val="24"/>
              </w:rPr>
            </w:pPr>
            <w:r>
              <w:rPr>
                <w:rFonts w:ascii="Arial" w:hAnsi="Arial" w:cs="Arial"/>
                <w:sz w:val="24"/>
                <w:szCs w:val="24"/>
              </w:rPr>
              <w:t>26</w:t>
            </w:r>
          </w:p>
        </w:tc>
      </w:tr>
    </w:tbl>
    <w:p w14:paraId="44132056" w14:textId="44CC41E3" w:rsidR="004221F8" w:rsidRDefault="009C5066" w:rsidP="009C5066">
      <w:pPr>
        <w:pStyle w:val="Caption"/>
        <w:rPr>
          <w:rFonts w:ascii="Arial" w:hAnsi="Arial" w:cs="Arial"/>
          <w:sz w:val="24"/>
          <w:szCs w:val="24"/>
        </w:rPr>
      </w:pPr>
      <w:bookmarkStart w:id="7" w:name="_Toc183787902"/>
      <w:r>
        <w:t xml:space="preserve">Table </w:t>
      </w:r>
      <w:fldSimple w:instr=" SEQ Table \* ARABIC ">
        <w:r w:rsidR="00F01BB8">
          <w:rPr>
            <w:noProof/>
          </w:rPr>
          <w:t>2</w:t>
        </w:r>
      </w:fldSimple>
      <w:r>
        <w:t>: Contributors to IMU (Index of Medical Underservice) Score</w:t>
      </w:r>
      <w:bookmarkEnd w:id="7"/>
    </w:p>
    <w:p w14:paraId="7CDFEED6" w14:textId="03A236B1" w:rsidR="00C36CD0" w:rsidRDefault="00C36CD0" w:rsidP="008F02FA">
      <w:pPr>
        <w:rPr>
          <w:rFonts w:ascii="Arial" w:hAnsi="Arial" w:cs="Arial"/>
          <w:sz w:val="24"/>
          <w:szCs w:val="24"/>
        </w:rPr>
      </w:pPr>
      <w:r>
        <w:rPr>
          <w:rFonts w:ascii="Arial" w:hAnsi="Arial" w:cs="Arial"/>
          <w:sz w:val="24"/>
          <w:szCs w:val="24"/>
        </w:rPr>
        <w:t xml:space="preserve">Areas that are </w:t>
      </w:r>
      <w:r w:rsidRPr="004221F8">
        <w:rPr>
          <w:rFonts w:ascii="Arial" w:hAnsi="Arial" w:cs="Arial"/>
          <w:b/>
          <w:bCs/>
          <w:sz w:val="24"/>
          <w:szCs w:val="24"/>
        </w:rPr>
        <w:t>shortage</w:t>
      </w:r>
      <w:r>
        <w:rPr>
          <w:rFonts w:ascii="Arial" w:hAnsi="Arial" w:cs="Arial"/>
          <w:sz w:val="24"/>
          <w:szCs w:val="24"/>
        </w:rPr>
        <w:t xml:space="preserve"> </w:t>
      </w:r>
      <w:r w:rsidRPr="004221F8">
        <w:rPr>
          <w:rFonts w:ascii="Arial" w:hAnsi="Arial" w:cs="Arial"/>
          <w:b/>
          <w:bCs/>
          <w:sz w:val="24"/>
          <w:szCs w:val="24"/>
        </w:rPr>
        <w:t>zones</w:t>
      </w:r>
      <w:r>
        <w:rPr>
          <w:rFonts w:ascii="Arial" w:hAnsi="Arial" w:cs="Arial"/>
          <w:sz w:val="24"/>
          <w:szCs w:val="24"/>
        </w:rPr>
        <w:t xml:space="preserve"> for a lack of access to primary care have </w:t>
      </w:r>
      <w:r>
        <w:rPr>
          <w:rFonts w:ascii="Arial" w:hAnsi="Arial" w:cs="Arial"/>
          <w:b/>
          <w:bCs/>
          <w:sz w:val="24"/>
          <w:szCs w:val="24"/>
        </w:rPr>
        <w:t>low</w:t>
      </w:r>
      <w:r>
        <w:rPr>
          <w:rFonts w:ascii="Arial" w:hAnsi="Arial" w:cs="Arial"/>
          <w:sz w:val="24"/>
          <w:szCs w:val="24"/>
        </w:rPr>
        <w:t xml:space="preserve"> </w:t>
      </w:r>
      <w:r w:rsidRPr="004221F8">
        <w:rPr>
          <w:rFonts w:ascii="Arial" w:hAnsi="Arial" w:cs="Arial"/>
          <w:b/>
          <w:bCs/>
          <w:sz w:val="24"/>
          <w:szCs w:val="24"/>
        </w:rPr>
        <w:t>IMU</w:t>
      </w:r>
      <w:r>
        <w:rPr>
          <w:rFonts w:ascii="Arial" w:hAnsi="Arial" w:cs="Arial"/>
          <w:sz w:val="24"/>
          <w:szCs w:val="24"/>
        </w:rPr>
        <w:t xml:space="preserve"> scores. Areas that are </w:t>
      </w:r>
      <w:r w:rsidRPr="004221F8">
        <w:rPr>
          <w:rFonts w:ascii="Arial" w:hAnsi="Arial" w:cs="Arial"/>
          <w:b/>
          <w:bCs/>
          <w:sz w:val="24"/>
          <w:szCs w:val="24"/>
        </w:rPr>
        <w:t>not underserved</w:t>
      </w:r>
      <w:r>
        <w:rPr>
          <w:rFonts w:ascii="Arial" w:hAnsi="Arial" w:cs="Arial"/>
          <w:sz w:val="24"/>
          <w:szCs w:val="24"/>
        </w:rPr>
        <w:t xml:space="preserve"> have </w:t>
      </w:r>
      <w:r w:rsidRPr="004221F8">
        <w:rPr>
          <w:rFonts w:ascii="Arial" w:hAnsi="Arial" w:cs="Arial"/>
          <w:b/>
          <w:bCs/>
          <w:sz w:val="24"/>
          <w:szCs w:val="24"/>
        </w:rPr>
        <w:t>higher IMU</w:t>
      </w:r>
      <w:r>
        <w:rPr>
          <w:rFonts w:ascii="Arial" w:hAnsi="Arial" w:cs="Arial"/>
          <w:sz w:val="24"/>
          <w:szCs w:val="24"/>
        </w:rPr>
        <w:t xml:space="preserve"> scores. Specifically, a county with an </w:t>
      </w:r>
      <w:r w:rsidRPr="004221F8">
        <w:rPr>
          <w:rFonts w:ascii="Arial" w:hAnsi="Arial" w:cs="Arial"/>
          <w:b/>
          <w:bCs/>
          <w:sz w:val="24"/>
          <w:szCs w:val="24"/>
        </w:rPr>
        <w:t>IMU score of 62.0 or lower</w:t>
      </w:r>
      <w:r>
        <w:rPr>
          <w:rFonts w:ascii="Arial" w:hAnsi="Arial" w:cs="Arial"/>
          <w:sz w:val="24"/>
          <w:szCs w:val="24"/>
        </w:rPr>
        <w:t xml:space="preserve"> </w:t>
      </w:r>
      <w:r>
        <w:rPr>
          <w:rFonts w:ascii="Arial" w:hAnsi="Arial" w:cs="Arial"/>
          <w:b/>
          <w:bCs/>
          <w:sz w:val="24"/>
          <w:szCs w:val="24"/>
        </w:rPr>
        <w:t xml:space="preserve">is designated an MUA (Medically Underserved Area). </w:t>
      </w:r>
      <w:r>
        <w:rPr>
          <w:rFonts w:ascii="Arial" w:hAnsi="Arial" w:cs="Arial"/>
          <w:sz w:val="24"/>
          <w:szCs w:val="24"/>
        </w:rPr>
        <w:t xml:space="preserve">On the contrary, a county with an </w:t>
      </w:r>
      <w:r>
        <w:rPr>
          <w:rFonts w:ascii="Arial" w:hAnsi="Arial" w:cs="Arial"/>
          <w:b/>
          <w:bCs/>
          <w:sz w:val="24"/>
          <w:szCs w:val="24"/>
        </w:rPr>
        <w:t xml:space="preserve">IMU score greater than 62.0 is not considered an MUA. </w:t>
      </w:r>
      <w:r>
        <w:rPr>
          <w:rFonts w:ascii="Arial" w:hAnsi="Arial" w:cs="Arial"/>
          <w:sz w:val="24"/>
          <w:szCs w:val="24"/>
        </w:rPr>
        <w:t xml:space="preserve">The IMU score </w:t>
      </w:r>
      <w:r w:rsidR="005C7B31">
        <w:rPr>
          <w:rFonts w:ascii="Arial" w:hAnsi="Arial" w:cs="Arial"/>
          <w:sz w:val="24"/>
          <w:szCs w:val="24"/>
        </w:rPr>
        <w:t xml:space="preserve">ranges </w:t>
      </w:r>
      <w:r w:rsidR="00CC0C86">
        <w:rPr>
          <w:rFonts w:ascii="Arial" w:hAnsi="Arial" w:cs="Arial"/>
          <w:sz w:val="24"/>
          <w:szCs w:val="24"/>
        </w:rPr>
        <w:t xml:space="preserve">from 0 to </w:t>
      </w:r>
      <w:r>
        <w:rPr>
          <w:rFonts w:ascii="Arial" w:hAnsi="Arial" w:cs="Arial"/>
          <w:sz w:val="24"/>
          <w:szCs w:val="24"/>
        </w:rPr>
        <w:t xml:space="preserve">100, </w:t>
      </w:r>
      <w:r w:rsidR="00CC0C86">
        <w:rPr>
          <w:rFonts w:ascii="Arial" w:hAnsi="Arial" w:cs="Arial"/>
          <w:sz w:val="24"/>
          <w:szCs w:val="24"/>
        </w:rPr>
        <w:t xml:space="preserve">with 0 indicating being completely underserved and 100 </w:t>
      </w:r>
      <w:r>
        <w:rPr>
          <w:rFonts w:ascii="Arial" w:hAnsi="Arial" w:cs="Arial"/>
          <w:sz w:val="24"/>
          <w:szCs w:val="24"/>
        </w:rPr>
        <w:t>indicating that being medically underserved is not</w:t>
      </w:r>
      <w:r w:rsidR="00CC0C86">
        <w:rPr>
          <w:rFonts w:ascii="Arial" w:hAnsi="Arial" w:cs="Arial"/>
          <w:sz w:val="24"/>
          <w:szCs w:val="24"/>
        </w:rPr>
        <w:t xml:space="preserve"> a</w:t>
      </w:r>
      <w:r>
        <w:rPr>
          <w:rFonts w:ascii="Arial" w:hAnsi="Arial" w:cs="Arial"/>
          <w:sz w:val="24"/>
          <w:szCs w:val="24"/>
        </w:rPr>
        <w:t xml:space="preserve"> concern for that county</w:t>
      </w:r>
      <w:r w:rsidR="00E7631A">
        <w:rPr>
          <w:rFonts w:ascii="Arial" w:hAnsi="Arial" w:cs="Arial"/>
          <w:sz w:val="24"/>
          <w:szCs w:val="24"/>
        </w:rPr>
        <w:t>.</w:t>
      </w:r>
      <w:r>
        <w:rPr>
          <w:rStyle w:val="FootnoteReference"/>
          <w:rFonts w:ascii="Arial" w:hAnsi="Arial" w:cs="Arial"/>
          <w:sz w:val="24"/>
          <w:szCs w:val="24"/>
        </w:rPr>
        <w:footnoteReference w:id="5"/>
      </w:r>
      <w:r>
        <w:rPr>
          <w:rFonts w:ascii="Arial" w:hAnsi="Arial" w:cs="Arial"/>
          <w:sz w:val="24"/>
          <w:szCs w:val="24"/>
        </w:rPr>
        <w:t xml:space="preserve"> </w:t>
      </w:r>
    </w:p>
    <w:p w14:paraId="5B8C1F4A" w14:textId="08DDEFC3" w:rsidR="00C331EC" w:rsidRPr="00C17622" w:rsidRDefault="00F01CB4" w:rsidP="00C331EC">
      <w:pPr>
        <w:rPr>
          <w:rFonts w:ascii="Arial" w:hAnsi="Arial" w:cs="Arial"/>
          <w:sz w:val="24"/>
          <w:szCs w:val="24"/>
        </w:rPr>
      </w:pPr>
      <w:r>
        <w:rPr>
          <w:rFonts w:ascii="Arial" w:hAnsi="Arial" w:cs="Arial"/>
          <w:sz w:val="24"/>
          <w:szCs w:val="24"/>
        </w:rPr>
        <w:t>For clarification, being at</w:t>
      </w:r>
      <w:r w:rsidR="00E7631A">
        <w:rPr>
          <w:rFonts w:ascii="Arial" w:hAnsi="Arial" w:cs="Arial"/>
          <w:sz w:val="24"/>
          <w:szCs w:val="24"/>
        </w:rPr>
        <w:t xml:space="preserve"> or below 100%</w:t>
      </w:r>
      <w:r>
        <w:rPr>
          <w:rFonts w:ascii="Arial" w:hAnsi="Arial" w:cs="Arial"/>
          <w:sz w:val="24"/>
          <w:szCs w:val="24"/>
        </w:rPr>
        <w:t xml:space="preserve"> of the poverty level</w:t>
      </w:r>
      <w:r w:rsidR="00830E84">
        <w:rPr>
          <w:rFonts w:ascii="Arial" w:hAnsi="Arial" w:cs="Arial"/>
          <w:sz w:val="24"/>
          <w:szCs w:val="24"/>
        </w:rPr>
        <w:t xml:space="preserve"> </w:t>
      </w:r>
      <w:r w:rsidR="004E4700">
        <w:rPr>
          <w:rFonts w:ascii="Arial" w:hAnsi="Arial" w:cs="Arial"/>
          <w:sz w:val="24"/>
          <w:szCs w:val="24"/>
        </w:rPr>
        <w:t xml:space="preserve">means that a household’s income is </w:t>
      </w:r>
      <w:r w:rsidR="00C91385">
        <w:rPr>
          <w:rFonts w:ascii="Arial" w:hAnsi="Arial" w:cs="Arial"/>
          <w:sz w:val="24"/>
          <w:szCs w:val="24"/>
        </w:rPr>
        <w:t xml:space="preserve">less than or </w:t>
      </w:r>
      <w:r w:rsidR="004E4700">
        <w:rPr>
          <w:rFonts w:ascii="Arial" w:hAnsi="Arial" w:cs="Arial"/>
          <w:sz w:val="24"/>
          <w:szCs w:val="24"/>
        </w:rPr>
        <w:t>equal to the guideline amount</w:t>
      </w:r>
      <w:r w:rsidR="00E7631A">
        <w:rPr>
          <w:rFonts w:ascii="Arial" w:hAnsi="Arial" w:cs="Arial"/>
          <w:sz w:val="24"/>
          <w:szCs w:val="24"/>
        </w:rPr>
        <w:t xml:space="preserve"> (i.e. Federal Poverty Level) </w:t>
      </w:r>
      <w:r w:rsidR="004E4700">
        <w:rPr>
          <w:rFonts w:ascii="Arial" w:hAnsi="Arial" w:cs="Arial"/>
          <w:sz w:val="24"/>
          <w:szCs w:val="24"/>
        </w:rPr>
        <w:t xml:space="preserve">determined by the Department of Health and Human Services to indicate poverty. New values for FPL are released each year for the 48 contiguous states, with separate measures for Alaska and Hawaii. </w:t>
      </w:r>
      <w:r w:rsidR="00C331EC">
        <w:rPr>
          <w:rFonts w:ascii="Arial" w:hAnsi="Arial" w:cs="Arial"/>
          <w:sz w:val="24"/>
          <w:szCs w:val="24"/>
        </w:rPr>
        <w:t xml:space="preserve">There are different poverty guidelines depending on </w:t>
      </w:r>
      <w:r w:rsidR="00C331EC">
        <w:rPr>
          <w:rFonts w:ascii="Arial" w:hAnsi="Arial" w:cs="Arial"/>
          <w:sz w:val="24"/>
          <w:szCs w:val="24"/>
        </w:rPr>
        <w:lastRenderedPageBreak/>
        <w:t xml:space="preserve">family/household size. Below is a chart showing the values signifying 100% of the poverty level in 2019 for the 48 contiguous states and Washington D.C: </w:t>
      </w:r>
      <w:r w:rsidR="00552934">
        <w:rPr>
          <w:rStyle w:val="FootnoteReference"/>
          <w:rFonts w:ascii="Arial" w:hAnsi="Arial" w:cs="Arial"/>
          <w:sz w:val="24"/>
          <w:szCs w:val="24"/>
        </w:rPr>
        <w:footnoteReference w:id="6"/>
      </w:r>
    </w:p>
    <w:p w14:paraId="3A055B58" w14:textId="77777777" w:rsidR="009F01BF" w:rsidRDefault="00C331EC" w:rsidP="009F01BF">
      <w:pPr>
        <w:keepNext/>
      </w:pPr>
      <w:r w:rsidRPr="00C331EC">
        <w:rPr>
          <w:rFonts w:ascii="Arial" w:hAnsi="Arial" w:cs="Arial"/>
          <w:noProof/>
          <w:sz w:val="24"/>
          <w:szCs w:val="24"/>
        </w:rPr>
        <w:drawing>
          <wp:inline distT="0" distB="0" distL="0" distR="0" wp14:anchorId="5D041DBD" wp14:editId="474D6F74">
            <wp:extent cx="4587240" cy="4283874"/>
            <wp:effectExtent l="0" t="0" r="3810" b="2540"/>
            <wp:docPr id="115046434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4340" name="Picture 1" descr="A white sheet with black text&#10;&#10;Description automatically generated"/>
                    <pic:cNvPicPr/>
                  </pic:nvPicPr>
                  <pic:blipFill>
                    <a:blip r:embed="rId9"/>
                    <a:stretch>
                      <a:fillRect/>
                    </a:stretch>
                  </pic:blipFill>
                  <pic:spPr>
                    <a:xfrm>
                      <a:off x="0" y="0"/>
                      <a:ext cx="4600627" cy="4296375"/>
                    </a:xfrm>
                    <a:prstGeom prst="rect">
                      <a:avLst/>
                    </a:prstGeom>
                  </pic:spPr>
                </pic:pic>
              </a:graphicData>
            </a:graphic>
          </wp:inline>
        </w:drawing>
      </w:r>
    </w:p>
    <w:p w14:paraId="445732D4" w14:textId="5E9728E3" w:rsidR="00C331EC" w:rsidRPr="009F01BF" w:rsidRDefault="009F01BF" w:rsidP="009C5066">
      <w:pPr>
        <w:pStyle w:val="Caption"/>
      </w:pPr>
      <w:bookmarkStart w:id="10" w:name="_Toc183787903"/>
      <w:r>
        <w:t xml:space="preserve">Table </w:t>
      </w:r>
      <w:fldSimple w:instr=" SEQ Table \* ARABIC ">
        <w:r w:rsidR="00F01BB8">
          <w:rPr>
            <w:noProof/>
          </w:rPr>
          <w:t>3</w:t>
        </w:r>
      </w:fldSimple>
      <w:r>
        <w:t xml:space="preserve">: </w:t>
      </w:r>
      <w:r w:rsidRPr="00596D09">
        <w:t>Poverty Guidelines per Number of people in Household for states in the contiguous U.S.</w:t>
      </w:r>
      <w:bookmarkEnd w:id="10"/>
    </w:p>
    <w:p w14:paraId="1B5D688C" w14:textId="77777777" w:rsidR="00277C6C" w:rsidRDefault="0060081C" w:rsidP="00277C6C">
      <w:pPr>
        <w:rPr>
          <w:rFonts w:ascii="Arial" w:hAnsi="Arial" w:cs="Arial"/>
          <w:sz w:val="24"/>
          <w:szCs w:val="24"/>
        </w:rPr>
      </w:pPr>
      <w:r>
        <w:rPr>
          <w:rFonts w:ascii="Arial" w:hAnsi="Arial" w:cs="Arial"/>
          <w:sz w:val="24"/>
          <w:szCs w:val="24"/>
        </w:rPr>
        <w:t xml:space="preserve">Alaska and Hawaii generally have higher Federal Poverty Levels than </w:t>
      </w:r>
      <w:r w:rsidR="00C17622">
        <w:rPr>
          <w:rFonts w:ascii="Arial" w:hAnsi="Arial" w:cs="Arial"/>
          <w:sz w:val="24"/>
          <w:szCs w:val="24"/>
        </w:rPr>
        <w:t xml:space="preserve">shown above for </w:t>
      </w:r>
      <w:r>
        <w:rPr>
          <w:rFonts w:ascii="Arial" w:hAnsi="Arial" w:cs="Arial"/>
          <w:sz w:val="24"/>
          <w:szCs w:val="24"/>
        </w:rPr>
        <w:t xml:space="preserve">the 48 contiguous states, </w:t>
      </w:r>
      <w:r w:rsidR="005934ED">
        <w:rPr>
          <w:rFonts w:ascii="Arial" w:hAnsi="Arial" w:cs="Arial"/>
          <w:sz w:val="24"/>
          <w:szCs w:val="24"/>
        </w:rPr>
        <w:t>indicating a higher cost of living in these two states.</w:t>
      </w:r>
    </w:p>
    <w:p w14:paraId="5756E675" w14:textId="7479FA5D" w:rsidR="00277C6C" w:rsidRDefault="00277C6C" w:rsidP="00277C6C">
      <w:pPr>
        <w:rPr>
          <w:rFonts w:ascii="Arial" w:hAnsi="Arial" w:cs="Arial"/>
          <w:sz w:val="24"/>
          <w:szCs w:val="24"/>
        </w:rPr>
      </w:pPr>
      <w:r>
        <w:rPr>
          <w:rFonts w:ascii="Arial" w:hAnsi="Arial" w:cs="Arial"/>
          <w:sz w:val="24"/>
          <w:szCs w:val="24"/>
        </w:rPr>
        <w:t>To begin calculating IMU</w:t>
      </w:r>
      <w:r w:rsidR="001974CA">
        <w:rPr>
          <w:rFonts w:ascii="Arial" w:hAnsi="Arial" w:cs="Arial"/>
          <w:sz w:val="24"/>
          <w:szCs w:val="24"/>
        </w:rPr>
        <w:t xml:space="preserve"> </w:t>
      </w:r>
      <w:r w:rsidR="001974CA" w:rsidRPr="001974CA">
        <w:rPr>
          <w:rFonts w:ascii="Arial" w:hAnsi="Arial" w:cs="Arial"/>
          <w:sz w:val="24"/>
          <w:szCs w:val="24"/>
        </w:rPr>
        <w:t>—</w:t>
      </w:r>
      <w:r w:rsidR="001974CA">
        <w:rPr>
          <w:rFonts w:ascii="Arial" w:hAnsi="Arial" w:cs="Arial"/>
          <w:sz w:val="24"/>
          <w:szCs w:val="24"/>
        </w:rPr>
        <w:t xml:space="preserve"> </w:t>
      </w:r>
      <w:r>
        <w:rPr>
          <w:rFonts w:ascii="Arial" w:hAnsi="Arial" w:cs="Arial"/>
          <w:sz w:val="24"/>
          <w:szCs w:val="24"/>
        </w:rPr>
        <w:t>f</w:t>
      </w:r>
      <w:r w:rsidR="00C91385">
        <w:rPr>
          <w:rFonts w:ascii="Arial" w:hAnsi="Arial" w:cs="Arial"/>
          <w:sz w:val="24"/>
          <w:szCs w:val="24"/>
        </w:rPr>
        <w:t>or each county</w:t>
      </w:r>
      <w:r w:rsidR="001974CA">
        <w:rPr>
          <w:rFonts w:ascii="Arial" w:hAnsi="Arial" w:cs="Arial"/>
          <w:sz w:val="24"/>
          <w:szCs w:val="24"/>
        </w:rPr>
        <w:t xml:space="preserve"> </w:t>
      </w:r>
      <w:r w:rsidR="001974CA" w:rsidRPr="001974CA">
        <w:rPr>
          <w:rFonts w:ascii="Arial" w:hAnsi="Arial" w:cs="Arial"/>
          <w:sz w:val="24"/>
          <w:szCs w:val="24"/>
        </w:rPr>
        <w:t>—</w:t>
      </w:r>
      <w:r w:rsidR="00C91385">
        <w:rPr>
          <w:rFonts w:ascii="Arial" w:hAnsi="Arial" w:cs="Arial"/>
          <w:sz w:val="24"/>
          <w:szCs w:val="24"/>
        </w:rPr>
        <w:t xml:space="preserve"> the number of people with an </w:t>
      </w:r>
      <w:r w:rsidR="00E7631A">
        <w:rPr>
          <w:rFonts w:ascii="Arial" w:hAnsi="Arial" w:cs="Arial"/>
          <w:sz w:val="24"/>
          <w:szCs w:val="24"/>
        </w:rPr>
        <w:t>incom</w:t>
      </w:r>
      <w:r w:rsidR="00C91385">
        <w:rPr>
          <w:rFonts w:ascii="Arial" w:hAnsi="Arial" w:cs="Arial"/>
          <w:sz w:val="24"/>
          <w:szCs w:val="24"/>
        </w:rPr>
        <w:t xml:space="preserve">e </w:t>
      </w:r>
      <w:r w:rsidR="00CE0B87">
        <w:rPr>
          <w:rFonts w:ascii="Arial" w:hAnsi="Arial" w:cs="Arial"/>
          <w:sz w:val="24"/>
          <w:szCs w:val="24"/>
        </w:rPr>
        <w:t xml:space="preserve">at or below the Federal Poverty Level </w:t>
      </w:r>
      <w:r w:rsidR="005C7B31">
        <w:rPr>
          <w:rFonts w:ascii="Arial" w:hAnsi="Arial" w:cs="Arial"/>
          <w:sz w:val="24"/>
          <w:szCs w:val="24"/>
        </w:rPr>
        <w:t>is</w:t>
      </w:r>
      <w:r w:rsidR="00CE0B87">
        <w:rPr>
          <w:rFonts w:ascii="Arial" w:hAnsi="Arial" w:cs="Arial"/>
          <w:sz w:val="24"/>
          <w:szCs w:val="24"/>
        </w:rPr>
        <w:t xml:space="preserve"> determined and divided by the</w:t>
      </w:r>
      <w:r w:rsidR="00DA236A">
        <w:rPr>
          <w:rFonts w:ascii="Arial" w:hAnsi="Arial" w:cs="Arial"/>
          <w:sz w:val="24"/>
          <w:szCs w:val="24"/>
        </w:rPr>
        <w:t xml:space="preserve"> county’s</w:t>
      </w:r>
      <w:r w:rsidR="00CE0B87">
        <w:rPr>
          <w:rFonts w:ascii="Arial" w:hAnsi="Arial" w:cs="Arial"/>
          <w:sz w:val="24"/>
          <w:szCs w:val="24"/>
        </w:rPr>
        <w:t xml:space="preserve"> total </w:t>
      </w:r>
      <w:r w:rsidR="00BE3CDA">
        <w:rPr>
          <w:rFonts w:ascii="Arial" w:hAnsi="Arial" w:cs="Arial"/>
          <w:sz w:val="24"/>
          <w:szCs w:val="24"/>
        </w:rPr>
        <w:t xml:space="preserve">civilian (non-institutionalized) </w:t>
      </w:r>
      <w:r w:rsidR="00CE0B87">
        <w:rPr>
          <w:rFonts w:ascii="Arial" w:hAnsi="Arial" w:cs="Arial"/>
          <w:sz w:val="24"/>
          <w:szCs w:val="24"/>
        </w:rPr>
        <w:t xml:space="preserve">population before multiplying by 100. This results in the </w:t>
      </w:r>
      <w:r w:rsidR="00D44CB8">
        <w:rPr>
          <w:rFonts w:ascii="Arial" w:hAnsi="Arial" w:cs="Arial"/>
          <w:sz w:val="24"/>
          <w:szCs w:val="24"/>
        </w:rPr>
        <w:t xml:space="preserve">population </w:t>
      </w:r>
      <w:r w:rsidR="00CE0B87">
        <w:rPr>
          <w:rFonts w:ascii="Arial" w:hAnsi="Arial" w:cs="Arial"/>
          <w:sz w:val="24"/>
          <w:szCs w:val="24"/>
        </w:rPr>
        <w:t xml:space="preserve">percentage at or below 100% of the FPL. </w:t>
      </w:r>
      <w:r>
        <w:rPr>
          <w:rFonts w:ascii="Arial" w:hAnsi="Arial" w:cs="Arial"/>
          <w:sz w:val="24"/>
          <w:szCs w:val="24"/>
        </w:rPr>
        <w:t xml:space="preserve">This percentage </w:t>
      </w:r>
      <w:r w:rsidR="005C7B31">
        <w:rPr>
          <w:rFonts w:ascii="Arial" w:hAnsi="Arial" w:cs="Arial"/>
          <w:sz w:val="24"/>
          <w:szCs w:val="24"/>
        </w:rPr>
        <w:t>is</w:t>
      </w:r>
      <w:r>
        <w:rPr>
          <w:rFonts w:ascii="Arial" w:hAnsi="Arial" w:cs="Arial"/>
          <w:sz w:val="24"/>
          <w:szCs w:val="24"/>
        </w:rPr>
        <w:t xml:space="preserve"> found in Table </w:t>
      </w:r>
      <w:r w:rsidR="00B97E7C">
        <w:rPr>
          <w:rFonts w:ascii="Arial" w:hAnsi="Arial" w:cs="Arial"/>
          <w:sz w:val="24"/>
          <w:szCs w:val="24"/>
        </w:rPr>
        <w:t>14</w:t>
      </w:r>
      <w:r>
        <w:rPr>
          <w:rFonts w:ascii="Arial" w:hAnsi="Arial" w:cs="Arial"/>
          <w:sz w:val="24"/>
          <w:szCs w:val="24"/>
        </w:rPr>
        <w:t xml:space="preserve"> of Appendix A and matched to its weighted value.</w:t>
      </w:r>
    </w:p>
    <w:p w14:paraId="4E533F25" w14:textId="5687A629" w:rsidR="00277C6C" w:rsidRDefault="00A455B3" w:rsidP="00277C6C">
      <w:pPr>
        <w:rPr>
          <w:rFonts w:ascii="Arial" w:hAnsi="Arial" w:cs="Arial"/>
          <w:sz w:val="24"/>
          <w:szCs w:val="24"/>
        </w:rPr>
      </w:pPr>
      <w:r>
        <w:rPr>
          <w:rFonts w:ascii="Arial" w:hAnsi="Arial" w:cs="Arial"/>
          <w:sz w:val="24"/>
          <w:szCs w:val="24"/>
        </w:rPr>
        <w:t xml:space="preserve">Next, </w:t>
      </w:r>
      <w:r w:rsidR="00277C6C" w:rsidRPr="00277C6C">
        <w:rPr>
          <w:rFonts w:ascii="Arial" w:hAnsi="Arial" w:cs="Arial"/>
          <w:sz w:val="24"/>
          <w:szCs w:val="24"/>
        </w:rPr>
        <w:t xml:space="preserve">the percentage of the civilian (non-institutionalized) population aged 65 or older </w:t>
      </w:r>
      <w:r w:rsidR="005C7B31">
        <w:rPr>
          <w:rFonts w:ascii="Arial" w:hAnsi="Arial" w:cs="Arial"/>
          <w:sz w:val="24"/>
          <w:szCs w:val="24"/>
        </w:rPr>
        <w:t>is</w:t>
      </w:r>
      <w:r w:rsidR="00277C6C" w:rsidRPr="00277C6C">
        <w:rPr>
          <w:rFonts w:ascii="Arial" w:hAnsi="Arial" w:cs="Arial"/>
          <w:sz w:val="24"/>
          <w:szCs w:val="24"/>
        </w:rPr>
        <w:t xml:space="preserve"> determined. </w:t>
      </w:r>
      <w:r w:rsidR="005C7B31">
        <w:rPr>
          <w:rFonts w:ascii="Arial" w:hAnsi="Arial" w:cs="Arial"/>
          <w:sz w:val="24"/>
          <w:szCs w:val="24"/>
        </w:rPr>
        <w:t>T</w:t>
      </w:r>
      <w:r w:rsidR="00277C6C" w:rsidRPr="00277C6C">
        <w:rPr>
          <w:rFonts w:ascii="Arial" w:hAnsi="Arial" w:cs="Arial"/>
          <w:sz w:val="24"/>
          <w:szCs w:val="24"/>
        </w:rPr>
        <w:t xml:space="preserve">his percentage </w:t>
      </w:r>
      <w:r w:rsidR="005C7B31">
        <w:rPr>
          <w:rFonts w:ascii="Arial" w:hAnsi="Arial" w:cs="Arial"/>
          <w:sz w:val="24"/>
          <w:szCs w:val="24"/>
        </w:rPr>
        <w:t>is</w:t>
      </w:r>
      <w:r w:rsidR="00277C6C" w:rsidRPr="00277C6C">
        <w:rPr>
          <w:rFonts w:ascii="Arial" w:hAnsi="Arial" w:cs="Arial"/>
          <w:sz w:val="24"/>
          <w:szCs w:val="24"/>
        </w:rPr>
        <w:t xml:space="preserve"> found in </w:t>
      </w:r>
      <w:r w:rsidR="00277C6C">
        <w:rPr>
          <w:rFonts w:ascii="Arial" w:hAnsi="Arial" w:cs="Arial"/>
          <w:sz w:val="24"/>
          <w:szCs w:val="24"/>
        </w:rPr>
        <w:t xml:space="preserve">Table </w:t>
      </w:r>
      <w:r w:rsidR="00B97E7C">
        <w:rPr>
          <w:rFonts w:ascii="Arial" w:hAnsi="Arial" w:cs="Arial"/>
          <w:sz w:val="24"/>
          <w:szCs w:val="24"/>
        </w:rPr>
        <w:t>15</w:t>
      </w:r>
      <w:r w:rsidR="00277C6C">
        <w:rPr>
          <w:rFonts w:ascii="Arial" w:hAnsi="Arial" w:cs="Arial"/>
          <w:sz w:val="24"/>
          <w:szCs w:val="24"/>
        </w:rPr>
        <w:t xml:space="preserve"> of Appendix A </w:t>
      </w:r>
      <w:r w:rsidR="00277C6C" w:rsidRPr="00277C6C">
        <w:rPr>
          <w:rFonts w:ascii="Arial" w:hAnsi="Arial" w:cs="Arial"/>
          <w:sz w:val="24"/>
          <w:szCs w:val="24"/>
        </w:rPr>
        <w:t xml:space="preserve">below to get its weighted value. </w:t>
      </w:r>
    </w:p>
    <w:p w14:paraId="253E7A51" w14:textId="5B831E7F" w:rsidR="00277C6C" w:rsidRPr="00A455B3" w:rsidRDefault="00277C6C" w:rsidP="00277C6C">
      <w:pPr>
        <w:rPr>
          <w:rFonts w:ascii="Arial" w:hAnsi="Arial" w:cs="Arial"/>
          <w:sz w:val="24"/>
          <w:szCs w:val="24"/>
        </w:rPr>
      </w:pPr>
      <w:r>
        <w:rPr>
          <w:rFonts w:ascii="Arial" w:hAnsi="Arial" w:cs="Arial"/>
          <w:sz w:val="24"/>
          <w:szCs w:val="24"/>
        </w:rPr>
        <w:lastRenderedPageBreak/>
        <w:t xml:space="preserve">Third, the </w:t>
      </w:r>
      <w:r w:rsidR="00E8156A">
        <w:rPr>
          <w:rFonts w:ascii="Arial" w:hAnsi="Arial" w:cs="Arial"/>
          <w:sz w:val="24"/>
          <w:szCs w:val="24"/>
        </w:rPr>
        <w:t xml:space="preserve">infant mortality rate for each county </w:t>
      </w:r>
      <w:r w:rsidR="00DE1729">
        <w:rPr>
          <w:rFonts w:ascii="Arial" w:hAnsi="Arial" w:cs="Arial"/>
          <w:sz w:val="24"/>
          <w:szCs w:val="24"/>
        </w:rPr>
        <w:t>is</w:t>
      </w:r>
      <w:r w:rsidR="00E8156A">
        <w:rPr>
          <w:rFonts w:ascii="Arial" w:hAnsi="Arial" w:cs="Arial"/>
          <w:sz w:val="24"/>
          <w:szCs w:val="24"/>
        </w:rPr>
        <w:t xml:space="preserve"> calculated using the state’s Department of Health data. </w:t>
      </w:r>
      <w:r w:rsidR="00DE1729">
        <w:rPr>
          <w:rFonts w:ascii="Arial" w:hAnsi="Arial" w:cs="Arial"/>
          <w:sz w:val="24"/>
          <w:szCs w:val="24"/>
        </w:rPr>
        <w:t>This is computed by</w:t>
      </w:r>
      <w:r w:rsidR="00E8156A">
        <w:rPr>
          <w:rFonts w:ascii="Arial" w:hAnsi="Arial" w:cs="Arial"/>
          <w:sz w:val="24"/>
          <w:szCs w:val="24"/>
        </w:rPr>
        <w:t xml:space="preserve"> </w:t>
      </w:r>
      <w:r w:rsidR="00DE1729">
        <w:rPr>
          <w:rFonts w:ascii="Arial" w:hAnsi="Arial" w:cs="Arial"/>
          <w:sz w:val="24"/>
          <w:szCs w:val="24"/>
        </w:rPr>
        <w:t xml:space="preserve">dividing </w:t>
      </w:r>
      <w:r w:rsidR="00E8156A">
        <w:rPr>
          <w:rFonts w:ascii="Arial" w:hAnsi="Arial" w:cs="Arial"/>
          <w:sz w:val="24"/>
          <w:szCs w:val="24"/>
        </w:rPr>
        <w:t>the number of infant deaths by the number of live births and multiply</w:t>
      </w:r>
      <w:r w:rsidR="00DE1729">
        <w:rPr>
          <w:rFonts w:ascii="Arial" w:hAnsi="Arial" w:cs="Arial"/>
          <w:sz w:val="24"/>
          <w:szCs w:val="24"/>
        </w:rPr>
        <w:t>ing</w:t>
      </w:r>
      <w:r w:rsidR="00E8156A">
        <w:rPr>
          <w:rFonts w:ascii="Arial" w:hAnsi="Arial" w:cs="Arial"/>
          <w:sz w:val="24"/>
          <w:szCs w:val="24"/>
        </w:rPr>
        <w:t xml:space="preserve"> by 100</w:t>
      </w:r>
      <w:r w:rsidR="00A455B3">
        <w:rPr>
          <w:rFonts w:ascii="Arial" w:hAnsi="Arial" w:cs="Arial"/>
          <w:sz w:val="24"/>
          <w:szCs w:val="24"/>
        </w:rPr>
        <w:t>0</w:t>
      </w:r>
      <w:r w:rsidR="00E8156A">
        <w:rPr>
          <w:rFonts w:ascii="Arial" w:hAnsi="Arial" w:cs="Arial"/>
          <w:sz w:val="24"/>
          <w:szCs w:val="24"/>
        </w:rPr>
        <w:t>.</w:t>
      </w:r>
      <w:r w:rsidR="00A455B3">
        <w:rPr>
          <w:rFonts w:ascii="Arial" w:hAnsi="Arial" w:cs="Arial"/>
          <w:sz w:val="24"/>
          <w:szCs w:val="24"/>
        </w:rPr>
        <w:t xml:space="preserve"> This yields an estimate of the number of deaths per 1,000 live births in a county.</w:t>
      </w:r>
      <w:r w:rsidR="00E8156A">
        <w:rPr>
          <w:rFonts w:ascii="Arial" w:hAnsi="Arial" w:cs="Arial"/>
          <w:sz w:val="24"/>
          <w:szCs w:val="24"/>
        </w:rPr>
        <w:t xml:space="preserve"> </w:t>
      </w:r>
      <w:r w:rsidR="00DE1729">
        <w:rPr>
          <w:rFonts w:ascii="Arial" w:hAnsi="Arial" w:cs="Arial"/>
          <w:sz w:val="24"/>
          <w:szCs w:val="24"/>
        </w:rPr>
        <w:t>T</w:t>
      </w:r>
      <w:r w:rsidR="00E8156A">
        <w:rPr>
          <w:rFonts w:ascii="Arial" w:hAnsi="Arial" w:cs="Arial"/>
          <w:sz w:val="24"/>
          <w:szCs w:val="24"/>
        </w:rPr>
        <w:t xml:space="preserve">he </w:t>
      </w:r>
      <w:r w:rsidR="00A455B3">
        <w:rPr>
          <w:rFonts w:ascii="Arial" w:hAnsi="Arial" w:cs="Arial"/>
          <w:sz w:val="24"/>
          <w:szCs w:val="24"/>
        </w:rPr>
        <w:t xml:space="preserve">corresponding </w:t>
      </w:r>
      <w:r w:rsidR="00E8156A">
        <w:rPr>
          <w:rFonts w:ascii="Arial" w:hAnsi="Arial" w:cs="Arial"/>
          <w:sz w:val="24"/>
          <w:szCs w:val="24"/>
        </w:rPr>
        <w:t xml:space="preserve">weighted value </w:t>
      </w:r>
      <w:r w:rsidR="00DE1729">
        <w:rPr>
          <w:rFonts w:ascii="Arial" w:hAnsi="Arial" w:cs="Arial"/>
          <w:sz w:val="24"/>
          <w:szCs w:val="24"/>
        </w:rPr>
        <w:t xml:space="preserve">can be found </w:t>
      </w:r>
      <w:r w:rsidR="00E8156A">
        <w:rPr>
          <w:rFonts w:ascii="Arial" w:hAnsi="Arial" w:cs="Arial"/>
          <w:sz w:val="24"/>
          <w:szCs w:val="24"/>
        </w:rPr>
        <w:t xml:space="preserve">in Table </w:t>
      </w:r>
      <w:r w:rsidR="00B97E7C">
        <w:rPr>
          <w:rFonts w:ascii="Arial" w:hAnsi="Arial" w:cs="Arial"/>
          <w:sz w:val="24"/>
          <w:szCs w:val="24"/>
        </w:rPr>
        <w:t>16</w:t>
      </w:r>
      <w:r w:rsidR="00E8156A">
        <w:rPr>
          <w:rFonts w:ascii="Arial" w:hAnsi="Arial" w:cs="Arial"/>
          <w:sz w:val="24"/>
          <w:szCs w:val="24"/>
        </w:rPr>
        <w:t xml:space="preserve"> of </w:t>
      </w:r>
      <w:r w:rsidR="00E8156A" w:rsidRPr="00A455B3">
        <w:rPr>
          <w:rFonts w:ascii="Arial" w:hAnsi="Arial" w:cs="Arial"/>
          <w:sz w:val="24"/>
          <w:szCs w:val="24"/>
        </w:rPr>
        <w:t>Appendix A.</w:t>
      </w:r>
    </w:p>
    <w:p w14:paraId="3591A69B" w14:textId="211380D7" w:rsidR="00E8156A" w:rsidRDefault="00E8156A" w:rsidP="00277C6C">
      <w:pPr>
        <w:rPr>
          <w:rFonts w:ascii="Arial" w:hAnsi="Arial" w:cs="Arial"/>
          <w:sz w:val="24"/>
          <w:szCs w:val="24"/>
        </w:rPr>
      </w:pPr>
      <w:r w:rsidRPr="00A455B3">
        <w:rPr>
          <w:rFonts w:ascii="Arial" w:hAnsi="Arial" w:cs="Arial"/>
          <w:sz w:val="24"/>
          <w:szCs w:val="24"/>
        </w:rPr>
        <w:t xml:space="preserve">Finally, </w:t>
      </w:r>
      <w:r w:rsidR="00A455B3">
        <w:rPr>
          <w:rFonts w:ascii="Arial" w:hAnsi="Arial" w:cs="Arial"/>
          <w:sz w:val="24"/>
          <w:szCs w:val="24"/>
        </w:rPr>
        <w:t xml:space="preserve">the ratio of primary care providers per 1,000 population </w:t>
      </w:r>
      <w:r w:rsidR="00FE52FF">
        <w:rPr>
          <w:rFonts w:ascii="Arial" w:hAnsi="Arial" w:cs="Arial"/>
          <w:sz w:val="24"/>
          <w:szCs w:val="24"/>
        </w:rPr>
        <w:t>is</w:t>
      </w:r>
      <w:r w:rsidR="00A455B3">
        <w:rPr>
          <w:rFonts w:ascii="Arial" w:hAnsi="Arial" w:cs="Arial"/>
          <w:sz w:val="24"/>
          <w:szCs w:val="24"/>
        </w:rPr>
        <w:t xml:space="preserve"> calculated by dividing all primary care physicians in a county by the civilian population and multiplying by 1,000. The physicians counted </w:t>
      </w:r>
      <w:r w:rsidR="00FE52FF">
        <w:rPr>
          <w:rFonts w:ascii="Arial" w:hAnsi="Arial" w:cs="Arial"/>
          <w:sz w:val="24"/>
          <w:szCs w:val="24"/>
        </w:rPr>
        <w:t xml:space="preserve">in this study </w:t>
      </w:r>
      <w:r w:rsidR="00A455B3">
        <w:rPr>
          <w:rFonts w:ascii="Arial" w:hAnsi="Arial" w:cs="Arial"/>
          <w:sz w:val="24"/>
          <w:szCs w:val="24"/>
        </w:rPr>
        <w:t xml:space="preserve">must be full-time equivalent (FTE) primary care physicians. The calculated value of primary care physicians per 1,000 population </w:t>
      </w:r>
      <w:r w:rsidR="00FE52FF">
        <w:rPr>
          <w:rFonts w:ascii="Arial" w:hAnsi="Arial" w:cs="Arial"/>
          <w:sz w:val="24"/>
          <w:szCs w:val="24"/>
        </w:rPr>
        <w:t>is</w:t>
      </w:r>
      <w:r w:rsidR="00A455B3">
        <w:rPr>
          <w:rFonts w:ascii="Arial" w:hAnsi="Arial" w:cs="Arial"/>
          <w:sz w:val="24"/>
          <w:szCs w:val="24"/>
        </w:rPr>
        <w:t xml:space="preserve"> found in Table </w:t>
      </w:r>
      <w:r w:rsidR="00B97E7C">
        <w:rPr>
          <w:rFonts w:ascii="Arial" w:hAnsi="Arial" w:cs="Arial"/>
          <w:sz w:val="24"/>
          <w:szCs w:val="24"/>
        </w:rPr>
        <w:t>17</w:t>
      </w:r>
      <w:r w:rsidR="00A455B3">
        <w:rPr>
          <w:rFonts w:ascii="Arial" w:hAnsi="Arial" w:cs="Arial"/>
          <w:sz w:val="24"/>
          <w:szCs w:val="24"/>
        </w:rPr>
        <w:t xml:space="preserve"> of Appendix A to determine the matching weighted value. </w:t>
      </w:r>
    </w:p>
    <w:p w14:paraId="44A38E10" w14:textId="5F7393F9" w:rsidR="00625024" w:rsidRDefault="00A455B3" w:rsidP="008F02FA">
      <w:pPr>
        <w:rPr>
          <w:rFonts w:ascii="Arial" w:hAnsi="Arial" w:cs="Arial"/>
          <w:sz w:val="24"/>
          <w:szCs w:val="24"/>
        </w:rPr>
      </w:pPr>
      <w:r>
        <w:rPr>
          <w:rFonts w:ascii="Arial" w:hAnsi="Arial" w:cs="Arial"/>
          <w:sz w:val="24"/>
          <w:szCs w:val="24"/>
        </w:rPr>
        <w:t>All tables in</w:t>
      </w:r>
      <w:r w:rsidR="004E6817">
        <w:rPr>
          <w:rFonts w:ascii="Arial" w:hAnsi="Arial" w:cs="Arial"/>
          <w:sz w:val="24"/>
          <w:szCs w:val="24"/>
        </w:rPr>
        <w:t xml:space="preserve"> </w:t>
      </w:r>
      <w:r>
        <w:rPr>
          <w:rFonts w:ascii="Arial" w:hAnsi="Arial" w:cs="Arial"/>
          <w:sz w:val="24"/>
          <w:szCs w:val="24"/>
        </w:rPr>
        <w:t xml:space="preserve">Appendix A are taken from </w:t>
      </w:r>
      <w:r w:rsidR="004E6817">
        <w:rPr>
          <w:rFonts w:ascii="Arial" w:hAnsi="Arial" w:cs="Arial"/>
          <w:sz w:val="24"/>
          <w:szCs w:val="24"/>
        </w:rPr>
        <w:t>Appendix II of a document titled “Guidelines for MUA/MUP Designation” from the Community Clinic Association of Los Angeles County’s website.</w:t>
      </w:r>
      <w:r w:rsidR="004E6817">
        <w:rPr>
          <w:rStyle w:val="FootnoteReference"/>
          <w:rFonts w:ascii="Arial" w:hAnsi="Arial" w:cs="Arial"/>
          <w:sz w:val="24"/>
          <w:szCs w:val="24"/>
        </w:rPr>
        <w:footnoteReference w:id="7"/>
      </w:r>
    </w:p>
    <w:p w14:paraId="755D1486" w14:textId="382DAD1E" w:rsidR="00625024" w:rsidRDefault="00535054" w:rsidP="008F02FA">
      <w:pPr>
        <w:rPr>
          <w:rFonts w:ascii="Arial" w:hAnsi="Arial" w:cs="Arial"/>
          <w:sz w:val="24"/>
          <w:szCs w:val="24"/>
        </w:rPr>
      </w:pPr>
      <w:r>
        <w:rPr>
          <w:rFonts w:ascii="Arial" w:hAnsi="Arial" w:cs="Arial"/>
          <w:sz w:val="24"/>
          <w:szCs w:val="24"/>
        </w:rPr>
        <w:t xml:space="preserve">After </w:t>
      </w:r>
      <w:r w:rsidR="00CC0C86">
        <w:rPr>
          <w:rFonts w:ascii="Arial" w:hAnsi="Arial" w:cs="Arial"/>
          <w:sz w:val="24"/>
          <w:szCs w:val="24"/>
        </w:rPr>
        <w:t>the</w:t>
      </w:r>
      <w:r>
        <w:rPr>
          <w:rFonts w:ascii="Arial" w:hAnsi="Arial" w:cs="Arial"/>
          <w:sz w:val="24"/>
          <w:szCs w:val="24"/>
        </w:rPr>
        <w:t xml:space="preserve"> four weighted values are determined from the tables in Appendix A, they </w:t>
      </w:r>
      <w:r w:rsidR="00FE52FF">
        <w:rPr>
          <w:rFonts w:ascii="Arial" w:hAnsi="Arial" w:cs="Arial"/>
          <w:sz w:val="24"/>
          <w:szCs w:val="24"/>
        </w:rPr>
        <w:t xml:space="preserve">are </w:t>
      </w:r>
      <w:r>
        <w:rPr>
          <w:rFonts w:ascii="Arial" w:hAnsi="Arial" w:cs="Arial"/>
          <w:sz w:val="24"/>
          <w:szCs w:val="24"/>
        </w:rPr>
        <w:t>added. Again, a value of 62.0 or less qualifies</w:t>
      </w:r>
      <w:r w:rsidR="004424BF">
        <w:rPr>
          <w:rFonts w:ascii="Arial" w:hAnsi="Arial" w:cs="Arial"/>
          <w:sz w:val="24"/>
          <w:szCs w:val="24"/>
        </w:rPr>
        <w:t xml:space="preserve"> a county</w:t>
      </w:r>
      <w:r>
        <w:rPr>
          <w:rFonts w:ascii="Arial" w:hAnsi="Arial" w:cs="Arial"/>
          <w:sz w:val="24"/>
          <w:szCs w:val="24"/>
        </w:rPr>
        <w:t xml:space="preserve"> as a medically underserved area.</w:t>
      </w:r>
    </w:p>
    <w:p w14:paraId="62B2699B" w14:textId="0F6B411A" w:rsidR="001F55CD" w:rsidRDefault="00A7308B" w:rsidP="00A7308B">
      <w:pPr>
        <w:pStyle w:val="Heading1"/>
      </w:pPr>
      <w:bookmarkStart w:id="14" w:name="_Toc183787876"/>
      <w:r w:rsidRPr="00A7308B">
        <w:t xml:space="preserve">Geography: Viewing Medically Underserved </w:t>
      </w:r>
      <w:commentRangeStart w:id="15"/>
      <w:r w:rsidRPr="00A7308B">
        <w:t>Areas</w:t>
      </w:r>
      <w:commentRangeEnd w:id="15"/>
      <w:r w:rsidR="00E86FC1">
        <w:rPr>
          <w:rStyle w:val="CommentReference"/>
          <w:rFonts w:asciiTheme="minorHAnsi" w:eastAsiaTheme="minorHAnsi" w:hAnsiTheme="minorHAnsi" w:cstheme="minorBidi"/>
          <w:color w:val="auto"/>
        </w:rPr>
        <w:commentReference w:id="15"/>
      </w:r>
      <w:r w:rsidRPr="00A7308B">
        <w:t xml:space="preserve"> (MUAs) on a Map</w:t>
      </w:r>
      <w:bookmarkEnd w:id="14"/>
    </w:p>
    <w:p w14:paraId="1A2FE880" w14:textId="2FE2736E" w:rsidR="00CC0C86" w:rsidRDefault="00CC0C86" w:rsidP="00CC0C86">
      <w:pPr>
        <w:rPr>
          <w:rFonts w:ascii="Arial" w:hAnsi="Arial" w:cs="Arial"/>
          <w:sz w:val="24"/>
          <w:szCs w:val="24"/>
        </w:rPr>
      </w:pPr>
      <w:r w:rsidRPr="00616042">
        <w:rPr>
          <w:rFonts w:ascii="Arial" w:hAnsi="Arial" w:cs="Arial"/>
          <w:sz w:val="24"/>
          <w:szCs w:val="24"/>
        </w:rPr>
        <w:t xml:space="preserve">Below is a map of the United States, colored by medically </w:t>
      </w:r>
      <w:r w:rsidR="004424BF">
        <w:rPr>
          <w:rFonts w:ascii="Arial" w:hAnsi="Arial" w:cs="Arial"/>
          <w:sz w:val="24"/>
          <w:szCs w:val="24"/>
        </w:rPr>
        <w:t>underserved</w:t>
      </w:r>
      <w:r w:rsidRPr="00616042">
        <w:rPr>
          <w:rFonts w:ascii="Arial" w:hAnsi="Arial" w:cs="Arial"/>
          <w:sz w:val="24"/>
          <w:szCs w:val="24"/>
        </w:rPr>
        <w:t xml:space="preserve"> status. Areas that are green on the map are not medically underserved, and areas that are red on the map are underserved</w:t>
      </w:r>
      <w:r w:rsidR="002B1F2A" w:rsidRPr="00616042">
        <w:rPr>
          <w:rFonts w:ascii="Arial" w:hAnsi="Arial" w:cs="Arial"/>
          <w:sz w:val="24"/>
          <w:szCs w:val="24"/>
        </w:rPr>
        <w:t xml:space="preserve">. The Northeast region, as well as much of the West Coast, is mostly </w:t>
      </w:r>
      <w:r w:rsidR="002B1F2A" w:rsidRPr="00616042">
        <w:rPr>
          <w:rFonts w:ascii="Arial" w:hAnsi="Arial" w:cs="Arial"/>
          <w:i/>
          <w:iCs/>
          <w:sz w:val="24"/>
          <w:szCs w:val="24"/>
        </w:rPr>
        <w:t>not</w:t>
      </w:r>
      <w:r w:rsidR="002B1F2A" w:rsidRPr="00616042">
        <w:rPr>
          <w:rFonts w:ascii="Arial" w:hAnsi="Arial" w:cs="Arial"/>
          <w:sz w:val="24"/>
          <w:szCs w:val="24"/>
        </w:rPr>
        <w:t xml:space="preserve"> underserved. The Southern region of the United States shows the highest overall degree of medical underservice. The central United States shows a mix of counties being both medically underserved and not underserved. The data defines the region as being “Northeast”, “Midwest”, “South”, or “West” within the U.S. </w:t>
      </w:r>
    </w:p>
    <w:p w14:paraId="1DFC83AF" w14:textId="77777777" w:rsidR="002C486F" w:rsidRDefault="002C486F" w:rsidP="00CC0C86">
      <w:pPr>
        <w:rPr>
          <w:rFonts w:ascii="Arial" w:hAnsi="Arial" w:cs="Arial"/>
          <w:sz w:val="24"/>
          <w:szCs w:val="24"/>
        </w:rPr>
      </w:pPr>
    </w:p>
    <w:p w14:paraId="792BE0E9" w14:textId="77777777" w:rsidR="002C486F" w:rsidRDefault="002C486F" w:rsidP="00CC0C86">
      <w:pPr>
        <w:rPr>
          <w:rFonts w:ascii="Arial" w:hAnsi="Arial" w:cs="Arial"/>
          <w:sz w:val="24"/>
          <w:szCs w:val="24"/>
        </w:rPr>
      </w:pPr>
    </w:p>
    <w:p w14:paraId="3F9A3EC9" w14:textId="77777777" w:rsidR="002C486F" w:rsidRDefault="002C486F" w:rsidP="00CC0C86">
      <w:pPr>
        <w:rPr>
          <w:rFonts w:ascii="Arial" w:hAnsi="Arial" w:cs="Arial"/>
          <w:sz w:val="24"/>
          <w:szCs w:val="24"/>
        </w:rPr>
      </w:pPr>
    </w:p>
    <w:p w14:paraId="6E5A99FE" w14:textId="77777777" w:rsidR="002C486F" w:rsidRDefault="002C486F" w:rsidP="00CC0C86">
      <w:pPr>
        <w:rPr>
          <w:rFonts w:ascii="Arial" w:hAnsi="Arial" w:cs="Arial"/>
          <w:sz w:val="24"/>
          <w:szCs w:val="24"/>
        </w:rPr>
      </w:pPr>
    </w:p>
    <w:p w14:paraId="406AE7C2" w14:textId="77777777" w:rsidR="002C486F" w:rsidRDefault="002C486F" w:rsidP="00CC0C86">
      <w:pPr>
        <w:rPr>
          <w:rFonts w:ascii="Arial" w:hAnsi="Arial" w:cs="Arial"/>
          <w:sz w:val="24"/>
          <w:szCs w:val="24"/>
        </w:rPr>
      </w:pPr>
    </w:p>
    <w:p w14:paraId="0D939C0E" w14:textId="77777777" w:rsidR="002C486F" w:rsidRDefault="002C486F" w:rsidP="00CC0C86">
      <w:pPr>
        <w:rPr>
          <w:rFonts w:ascii="Arial" w:hAnsi="Arial" w:cs="Arial"/>
          <w:sz w:val="24"/>
          <w:szCs w:val="24"/>
        </w:rPr>
      </w:pPr>
    </w:p>
    <w:p w14:paraId="2ACD479D" w14:textId="478A7C38" w:rsidR="002C486F" w:rsidRPr="002C486F" w:rsidRDefault="002C486F" w:rsidP="00CC0C86">
      <w:pPr>
        <w:rPr>
          <w:rFonts w:ascii="Arial" w:hAnsi="Arial" w:cs="Arial"/>
          <w:b/>
          <w:bCs/>
          <w:sz w:val="24"/>
          <w:szCs w:val="24"/>
        </w:rPr>
      </w:pPr>
      <w:r w:rsidRPr="002C486F">
        <w:rPr>
          <w:rFonts w:ascii="Arial" w:hAnsi="Arial" w:cs="Arial"/>
          <w:b/>
          <w:bCs/>
          <w:sz w:val="24"/>
          <w:szCs w:val="24"/>
        </w:rPr>
        <w:t>Map of US: Counties Colored by Medical Underservice or Not</w:t>
      </w:r>
    </w:p>
    <w:p w14:paraId="524960CF" w14:textId="6370DEF2" w:rsidR="00A7308B" w:rsidRDefault="00151A91" w:rsidP="00A7308B">
      <w:r w:rsidRPr="009F01BF">
        <w:rPr>
          <w:noProof/>
        </w:rPr>
        <w:drawing>
          <wp:inline distT="0" distB="0" distL="0" distR="0" wp14:anchorId="7C25D50F" wp14:editId="6851CFEA">
            <wp:extent cx="4359810" cy="2842260"/>
            <wp:effectExtent l="0" t="0" r="3175" b="0"/>
            <wp:docPr id="150278686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6862" name="Picture 1" descr="A map of the united states&#10;&#10;Description automatically generated"/>
                    <pic:cNvPicPr/>
                  </pic:nvPicPr>
                  <pic:blipFill>
                    <a:blip r:embed="rId13"/>
                    <a:stretch>
                      <a:fillRect/>
                    </a:stretch>
                  </pic:blipFill>
                  <pic:spPr>
                    <a:xfrm>
                      <a:off x="0" y="0"/>
                      <a:ext cx="4374798" cy="2852031"/>
                    </a:xfrm>
                    <a:prstGeom prst="rect">
                      <a:avLst/>
                    </a:prstGeom>
                  </pic:spPr>
                </pic:pic>
              </a:graphicData>
            </a:graphic>
          </wp:inline>
        </w:drawing>
      </w:r>
    </w:p>
    <w:p w14:paraId="63F69B6A" w14:textId="12727865" w:rsidR="00A7308B" w:rsidRPr="00A7308B" w:rsidRDefault="009F01BF" w:rsidP="009C5066">
      <w:pPr>
        <w:pStyle w:val="Caption"/>
      </w:pPr>
      <w:bookmarkStart w:id="16" w:name="_Toc183787884"/>
      <w:r>
        <w:t xml:space="preserve">Figure </w:t>
      </w:r>
      <w:fldSimple w:instr=" SEQ Figure \* ARABIC ">
        <w:r w:rsidR="00D12D76">
          <w:rPr>
            <w:noProof/>
          </w:rPr>
          <w:t>1</w:t>
        </w:r>
      </w:fldSimple>
      <w:r>
        <w:t xml:space="preserve">: </w:t>
      </w:r>
      <w:r w:rsidRPr="00654CD7">
        <w:t>Map of U.S. by Medical Underservice based on MUA Designation</w:t>
      </w:r>
      <w:bookmarkEnd w:id="16"/>
    </w:p>
    <w:p w14:paraId="3E3362B8" w14:textId="3759101B" w:rsidR="00956F69" w:rsidRPr="00616042" w:rsidRDefault="00846E74" w:rsidP="00BE3CDA">
      <w:pPr>
        <w:rPr>
          <w:rFonts w:ascii="Arial" w:hAnsi="Arial" w:cs="Arial"/>
          <w:sz w:val="24"/>
          <w:szCs w:val="24"/>
        </w:rPr>
      </w:pPr>
      <w:r w:rsidRPr="00616042">
        <w:rPr>
          <w:rFonts w:ascii="Arial" w:hAnsi="Arial" w:cs="Arial"/>
          <w:sz w:val="24"/>
          <w:szCs w:val="24"/>
        </w:rPr>
        <w:t xml:space="preserve">While not intuitive, </w:t>
      </w:r>
      <w:r w:rsidR="00956F69" w:rsidRPr="00616042">
        <w:rPr>
          <w:rFonts w:ascii="Arial" w:hAnsi="Arial" w:cs="Arial"/>
          <w:sz w:val="24"/>
          <w:szCs w:val="24"/>
        </w:rPr>
        <w:t xml:space="preserve">counties in Alaska and Hawaii are assigned a region of “West” in the </w:t>
      </w:r>
      <w:r w:rsidRPr="00616042">
        <w:rPr>
          <w:rFonts w:ascii="Arial" w:hAnsi="Arial" w:cs="Arial"/>
          <w:sz w:val="24"/>
          <w:szCs w:val="24"/>
        </w:rPr>
        <w:t>dataset.</w:t>
      </w:r>
      <w:r w:rsidR="00956F69" w:rsidRPr="00616042">
        <w:rPr>
          <w:rFonts w:ascii="Arial" w:hAnsi="Arial" w:cs="Arial"/>
          <w:sz w:val="24"/>
          <w:szCs w:val="24"/>
        </w:rPr>
        <w:t xml:space="preserve"> </w:t>
      </w:r>
    </w:p>
    <w:p w14:paraId="6A1CA77C" w14:textId="27710A82" w:rsidR="00E17DD6" w:rsidRPr="00616042" w:rsidRDefault="002B1F2A" w:rsidP="00BE3CDA">
      <w:pPr>
        <w:rPr>
          <w:rFonts w:ascii="Arial" w:hAnsi="Arial" w:cs="Arial"/>
          <w:sz w:val="24"/>
          <w:szCs w:val="24"/>
        </w:rPr>
      </w:pPr>
      <w:r w:rsidRPr="00616042">
        <w:rPr>
          <w:rFonts w:ascii="Arial" w:hAnsi="Arial" w:cs="Arial"/>
          <w:sz w:val="24"/>
          <w:szCs w:val="24"/>
        </w:rPr>
        <w:t xml:space="preserve">Alaska shows a mix of medically underserved and not medically underserved counties. Many of the counties in southern Alaska are medically underserved, while the northern and central parts of the state do not appear medically underserved, based on MUA score. </w:t>
      </w:r>
    </w:p>
    <w:p w14:paraId="00C2EBD5" w14:textId="5D06D4C0" w:rsidR="009F01BF" w:rsidRPr="0036495A" w:rsidRDefault="009F01BF" w:rsidP="00BE3CDA">
      <w:pPr>
        <w:rPr>
          <w:rFonts w:ascii="Calibri" w:hAnsi="Calibri" w:cs="Calibri"/>
          <w:b/>
          <w:bCs/>
          <w:sz w:val="24"/>
          <w:szCs w:val="24"/>
        </w:rPr>
      </w:pPr>
      <w:r w:rsidRPr="0036495A">
        <w:rPr>
          <w:rFonts w:ascii="Calibri" w:hAnsi="Calibri" w:cs="Calibri"/>
          <w:b/>
          <w:bCs/>
          <w:sz w:val="24"/>
          <w:szCs w:val="24"/>
        </w:rPr>
        <w:t>Alaska:</w:t>
      </w:r>
    </w:p>
    <w:p w14:paraId="17C899DC" w14:textId="2BB50CF9" w:rsidR="009C5066" w:rsidRPr="009F01BF" w:rsidRDefault="00A86F28" w:rsidP="009F01BF">
      <w:pPr>
        <w:rPr>
          <w:rFonts w:ascii="Calibri" w:hAnsi="Calibri" w:cs="Calibri"/>
          <w:sz w:val="24"/>
          <w:szCs w:val="24"/>
        </w:rPr>
      </w:pPr>
      <w:r>
        <w:rPr>
          <w:rFonts w:ascii="Calibri" w:hAnsi="Calibri" w:cs="Calibri"/>
          <w:sz w:val="24"/>
          <w:szCs w:val="24"/>
        </w:rPr>
        <w:t>:</w:t>
      </w:r>
      <w:r w:rsidR="009F01BF" w:rsidRPr="009F01BF">
        <w:rPr>
          <w:noProof/>
        </w:rPr>
        <w:drawing>
          <wp:inline distT="0" distB="0" distL="0" distR="0" wp14:anchorId="6BC1D842" wp14:editId="2724C870">
            <wp:extent cx="2738457" cy="2369820"/>
            <wp:effectExtent l="0" t="0" r="5080" b="0"/>
            <wp:docPr id="166268069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80694" name="Picture 1" descr="A map of the united states&#10;&#10;Description automatically generated"/>
                    <pic:cNvPicPr/>
                  </pic:nvPicPr>
                  <pic:blipFill>
                    <a:blip r:embed="rId14"/>
                    <a:stretch>
                      <a:fillRect/>
                    </a:stretch>
                  </pic:blipFill>
                  <pic:spPr>
                    <a:xfrm>
                      <a:off x="0" y="0"/>
                      <a:ext cx="2762785" cy="2390873"/>
                    </a:xfrm>
                    <a:prstGeom prst="rect">
                      <a:avLst/>
                    </a:prstGeom>
                  </pic:spPr>
                </pic:pic>
              </a:graphicData>
            </a:graphic>
          </wp:inline>
        </w:drawing>
      </w:r>
    </w:p>
    <w:p w14:paraId="20813B55" w14:textId="4FA7E44E" w:rsidR="00A86F28" w:rsidRDefault="009C5066" w:rsidP="009C5066">
      <w:pPr>
        <w:pStyle w:val="Caption"/>
        <w:rPr>
          <w:rFonts w:ascii="Calibri" w:hAnsi="Calibri" w:cs="Calibri"/>
          <w:sz w:val="24"/>
          <w:szCs w:val="24"/>
        </w:rPr>
      </w:pPr>
      <w:bookmarkStart w:id="17" w:name="_Toc183787885"/>
      <w:r>
        <w:t xml:space="preserve">Figure </w:t>
      </w:r>
      <w:fldSimple w:instr=" SEQ Figure \* ARABIC ">
        <w:r w:rsidR="00D12D76">
          <w:rPr>
            <w:noProof/>
          </w:rPr>
          <w:t>2</w:t>
        </w:r>
      </w:fldSimple>
      <w:r>
        <w:t>: Map of Alaska with Counties Colored by Medically Underserved or Not</w:t>
      </w:r>
      <w:bookmarkEnd w:id="17"/>
    </w:p>
    <w:p w14:paraId="1FB550B8" w14:textId="77777777" w:rsidR="002B1F2A" w:rsidRDefault="002B1F2A" w:rsidP="00BE3CDA">
      <w:pPr>
        <w:rPr>
          <w:rFonts w:ascii="Calibri" w:hAnsi="Calibri" w:cs="Calibri"/>
          <w:b/>
          <w:bCs/>
          <w:sz w:val="24"/>
          <w:szCs w:val="24"/>
        </w:rPr>
      </w:pPr>
    </w:p>
    <w:p w14:paraId="66CEFF56" w14:textId="2C139A65" w:rsidR="002B1F2A" w:rsidRPr="00616042" w:rsidRDefault="00E20664" w:rsidP="00BE3CDA">
      <w:pPr>
        <w:rPr>
          <w:rFonts w:ascii="Arial" w:hAnsi="Arial" w:cs="Arial"/>
          <w:sz w:val="24"/>
          <w:szCs w:val="24"/>
        </w:rPr>
      </w:pPr>
      <w:r w:rsidRPr="00616042">
        <w:rPr>
          <w:rFonts w:ascii="Arial" w:hAnsi="Arial" w:cs="Arial"/>
          <w:sz w:val="24"/>
          <w:szCs w:val="24"/>
        </w:rPr>
        <w:t xml:space="preserve">2 of the 5 Hawaiian counties in the dataset are medically underserved, while 3 are not.  Honolulu County, Kalawao County (label not shown), and Maui County are </w:t>
      </w:r>
      <w:r w:rsidRPr="00616042">
        <w:rPr>
          <w:rFonts w:ascii="Arial" w:hAnsi="Arial" w:cs="Arial"/>
          <w:b/>
          <w:bCs/>
          <w:sz w:val="24"/>
          <w:szCs w:val="24"/>
        </w:rPr>
        <w:t>not</w:t>
      </w:r>
      <w:r w:rsidRPr="00616042">
        <w:rPr>
          <w:rFonts w:ascii="Arial" w:hAnsi="Arial" w:cs="Arial"/>
          <w:sz w:val="24"/>
          <w:szCs w:val="24"/>
        </w:rPr>
        <w:t xml:space="preserve"> medically underserved, while Kauai County and Hawaii County are medically underserved.  </w:t>
      </w:r>
    </w:p>
    <w:p w14:paraId="12EA442A" w14:textId="77777777" w:rsidR="002B1F2A" w:rsidRDefault="002B1F2A" w:rsidP="00BE3CDA">
      <w:pPr>
        <w:rPr>
          <w:rFonts w:ascii="Calibri" w:hAnsi="Calibri" w:cs="Calibri"/>
          <w:b/>
          <w:bCs/>
          <w:sz w:val="24"/>
          <w:szCs w:val="24"/>
        </w:rPr>
      </w:pPr>
    </w:p>
    <w:p w14:paraId="4FD0BE4E" w14:textId="2E266B2C" w:rsidR="00524063" w:rsidRPr="0036495A" w:rsidRDefault="00956F69" w:rsidP="00BE3CDA">
      <w:pPr>
        <w:rPr>
          <w:rFonts w:ascii="Calibri" w:hAnsi="Calibri" w:cs="Calibri"/>
          <w:b/>
          <w:bCs/>
          <w:sz w:val="24"/>
          <w:szCs w:val="24"/>
        </w:rPr>
      </w:pPr>
      <w:r w:rsidRPr="0036495A">
        <w:rPr>
          <w:rFonts w:ascii="Calibri" w:hAnsi="Calibri" w:cs="Calibri"/>
          <w:b/>
          <w:bCs/>
          <w:sz w:val="24"/>
          <w:szCs w:val="24"/>
        </w:rPr>
        <w:t>Hawaii:</w:t>
      </w:r>
    </w:p>
    <w:p w14:paraId="1FA22BA9" w14:textId="5849251D" w:rsidR="00524063" w:rsidRDefault="009F01BF" w:rsidP="00BE3CDA">
      <w:pPr>
        <w:rPr>
          <w:rFonts w:ascii="Calibri" w:hAnsi="Calibri" w:cs="Calibri"/>
          <w:sz w:val="24"/>
          <w:szCs w:val="24"/>
        </w:rPr>
      </w:pPr>
      <w:r w:rsidRPr="009F01BF">
        <w:rPr>
          <w:rFonts w:ascii="Calibri" w:hAnsi="Calibri" w:cs="Calibri"/>
          <w:noProof/>
          <w:sz w:val="24"/>
          <w:szCs w:val="24"/>
        </w:rPr>
        <w:drawing>
          <wp:inline distT="0" distB="0" distL="0" distR="0" wp14:anchorId="0921B8E2" wp14:editId="6E8A9E41">
            <wp:extent cx="3329940" cy="2833860"/>
            <wp:effectExtent l="0" t="0" r="3810" b="5080"/>
            <wp:docPr id="1524896230" name="Picture 1" descr="A map of hawaii with red and green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96230" name="Picture 1" descr="A map of hawaii with red and green outline&#10;&#10;Description automatically generated"/>
                    <pic:cNvPicPr/>
                  </pic:nvPicPr>
                  <pic:blipFill>
                    <a:blip r:embed="rId15"/>
                    <a:stretch>
                      <a:fillRect/>
                    </a:stretch>
                  </pic:blipFill>
                  <pic:spPr>
                    <a:xfrm>
                      <a:off x="0" y="0"/>
                      <a:ext cx="3333791" cy="2837138"/>
                    </a:xfrm>
                    <a:prstGeom prst="rect">
                      <a:avLst/>
                    </a:prstGeom>
                  </pic:spPr>
                </pic:pic>
              </a:graphicData>
            </a:graphic>
          </wp:inline>
        </w:drawing>
      </w:r>
    </w:p>
    <w:p w14:paraId="1A502766" w14:textId="7FCD1495" w:rsidR="00524063" w:rsidRDefault="009C5066" w:rsidP="00BE3CDA">
      <w:pPr>
        <w:rPr>
          <w:rFonts w:ascii="Calibri" w:hAnsi="Calibri" w:cs="Calibri"/>
          <w:sz w:val="24"/>
          <w:szCs w:val="24"/>
        </w:rPr>
      </w:pPr>
      <w:r>
        <w:rPr>
          <w:noProof/>
        </w:rPr>
        <mc:AlternateContent>
          <mc:Choice Requires="wps">
            <w:drawing>
              <wp:anchor distT="0" distB="0" distL="114300" distR="114300" simplePos="0" relativeHeight="251683840" behindDoc="0" locked="0" layoutInCell="1" allowOverlap="1" wp14:anchorId="7F6EE1ED" wp14:editId="682B259B">
                <wp:simplePos x="0" y="0"/>
                <wp:positionH relativeFrom="column">
                  <wp:posOffset>152400</wp:posOffset>
                </wp:positionH>
                <wp:positionV relativeFrom="paragraph">
                  <wp:posOffset>249555</wp:posOffset>
                </wp:positionV>
                <wp:extent cx="5318760" cy="635"/>
                <wp:effectExtent l="0" t="0" r="0" b="0"/>
                <wp:wrapSquare wrapText="bothSides"/>
                <wp:docPr id="1854004111"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41EFCA81" w14:textId="20CE6A8E" w:rsidR="00AB6066" w:rsidRPr="0025753F" w:rsidRDefault="00AB6066" w:rsidP="009C5066">
                            <w:pPr>
                              <w:pStyle w:val="Caption"/>
                              <w:rPr>
                                <w:rFonts w:ascii="Calibri" w:hAnsi="Calibri" w:cs="Calibri"/>
                                <w:noProof/>
                              </w:rPr>
                            </w:pPr>
                            <w:bookmarkStart w:id="18" w:name="_Toc183787886"/>
                            <w:r>
                              <w:t xml:space="preserve">Figure </w:t>
                            </w:r>
                            <w:fldSimple w:instr=" SEQ Figure \* ARABIC ">
                              <w:r>
                                <w:rPr>
                                  <w:noProof/>
                                </w:rPr>
                                <w:t>3</w:t>
                              </w:r>
                            </w:fldSimple>
                            <w:r>
                              <w:t>: Map of Hawaii with Counties Colored by Medically Underserved or Not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6EE1ED" id="_x0000_t202" coordsize="21600,21600" o:spt="202" path="m,l,21600r21600,l21600,xe">
                <v:stroke joinstyle="miter"/>
                <v:path gradientshapeok="t" o:connecttype="rect"/>
              </v:shapetype>
              <v:shape id="Text Box 1" o:spid="_x0000_s1026" type="#_x0000_t202" style="position:absolute;margin-left:12pt;margin-top:19.65pt;width:418.8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PuFQIAADgEAAAOAAAAZHJzL2Uyb0RvYy54bWysU8Fu2zAMvQ/YPwi6L05aNCu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N9ez285x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" stroked="f">
                <v:textbox style="mso-fit-shape-to-text:t" inset="0,0,0,0">
                  <w:txbxContent>
                    <w:p w14:paraId="41EFCA81" w14:textId="20CE6A8E" w:rsidR="00AB6066" w:rsidRPr="0025753F" w:rsidRDefault="00AB6066" w:rsidP="009C5066">
                      <w:pPr>
                        <w:pStyle w:val="Caption"/>
                        <w:rPr>
                          <w:rFonts w:ascii="Calibri" w:hAnsi="Calibri" w:cs="Calibri"/>
                          <w:noProof/>
                        </w:rPr>
                      </w:pPr>
                      <w:bookmarkStart w:id="19" w:name="_Toc183787886"/>
                      <w:r>
                        <w:t xml:space="preserve">Figure </w:t>
                      </w:r>
                      <w:fldSimple w:instr=" SEQ Figure \* ARABIC ">
                        <w:r>
                          <w:rPr>
                            <w:noProof/>
                          </w:rPr>
                          <w:t>3</w:t>
                        </w:r>
                      </w:fldSimple>
                      <w:r>
                        <w:t>: Map of Hawaii with Counties Colored by Medically Underserved or Not</w:t>
                      </w:r>
                      <w:bookmarkEnd w:id="19"/>
                    </w:p>
                  </w:txbxContent>
                </v:textbox>
                <w10:wrap type="square"/>
              </v:shape>
            </w:pict>
          </mc:Fallback>
        </mc:AlternateContent>
      </w:r>
    </w:p>
    <w:p w14:paraId="4C59E414" w14:textId="3B2B6D6B" w:rsidR="00524063" w:rsidRDefault="00AA2967" w:rsidP="00524063">
      <w:pPr>
        <w:pStyle w:val="Heading1"/>
        <w:jc w:val="center"/>
      </w:pPr>
      <w:bookmarkStart w:id="20" w:name="_Toc183787877"/>
      <w:r>
        <w:t>Checking Assumptions for Logistic Regression</w:t>
      </w:r>
      <w:bookmarkEnd w:id="20"/>
    </w:p>
    <w:p w14:paraId="53E6A895" w14:textId="31212A0C" w:rsidR="009A4332" w:rsidRDefault="00E86FC1" w:rsidP="009A4332">
      <w:r>
        <w:t>A</w:t>
      </w:r>
      <w:r w:rsidR="009A1118">
        <w:t xml:space="preserve">ssumptions for a logistic regression model with variables </w:t>
      </w:r>
      <w:r>
        <w:t>hypothesized to</w:t>
      </w:r>
      <w:r w:rsidR="009A1118">
        <w:t xml:space="preserve"> impact the probability that a county is medically underserved</w:t>
      </w:r>
      <w:r>
        <w:t xml:space="preserve"> are examined</w:t>
      </w:r>
      <w:r w:rsidR="009A1118">
        <w:t xml:space="preserve">. These variables are </w:t>
      </w:r>
      <w:r w:rsidR="003B662E">
        <w:t xml:space="preserve">the </w:t>
      </w:r>
      <w:r w:rsidR="009A1118">
        <w:t>rural-urban continuum code from 2013 (AHRF_USDA_RUCC_2013, which is the most recent rural-urban designation in the dataset), the percentage of the 25+ year-old county population with a graduate degree</w:t>
      </w:r>
      <w:r>
        <w:t xml:space="preserve"> (ACS_PCT_GRADUATE_DGR)</w:t>
      </w:r>
      <w:r w:rsidR="009A1118">
        <w:t>, the percentage of householders whose only race is black</w:t>
      </w:r>
      <w:r>
        <w:t xml:space="preserve"> (ACS_PCT_HOUSEHOLDER_BLACK)</w:t>
      </w:r>
      <w:r w:rsidR="009A1118">
        <w:t>, whose only race is Asian</w:t>
      </w:r>
      <w:r>
        <w:t xml:space="preserve"> (ACS_PCT_HOUSEHOLDER_ASIAN)</w:t>
      </w:r>
      <w:r w:rsidR="009A1118">
        <w:t>, and whose only race is American Indian/Alaskan Native</w:t>
      </w:r>
      <w:r>
        <w:t xml:space="preserve"> (ACS_PCT_HOUSEHOLDER_</w:t>
      </w:r>
      <w:r w:rsidR="00C96125">
        <w:t>AIAN</w:t>
      </w:r>
      <w:r>
        <w:t>)</w:t>
      </w:r>
      <w:r w:rsidR="009A1118">
        <w:t>.</w:t>
      </w:r>
    </w:p>
    <w:p w14:paraId="64A3039D" w14:textId="25F44B4C" w:rsidR="00E86FC1" w:rsidRDefault="00E86FC1" w:rsidP="009A4332">
      <w:r>
        <w:t>The following assumptions will be examined:</w:t>
      </w:r>
    </w:p>
    <w:p w14:paraId="18DF09FB" w14:textId="0AD158FC" w:rsidR="0020038C" w:rsidRPr="0020038C" w:rsidRDefault="0020038C" w:rsidP="0020038C">
      <w:pPr>
        <w:pStyle w:val="ListParagraph"/>
        <w:numPr>
          <w:ilvl w:val="0"/>
          <w:numId w:val="13"/>
        </w:numPr>
        <w:jc w:val="both"/>
        <w:rPr>
          <w:b/>
          <w:bCs/>
          <w:sz w:val="24"/>
          <w:szCs w:val="24"/>
        </w:rPr>
      </w:pPr>
      <w:r w:rsidRPr="0020038C">
        <w:rPr>
          <w:b/>
          <w:bCs/>
          <w:sz w:val="24"/>
          <w:szCs w:val="24"/>
        </w:rPr>
        <w:t>Response variable is binary</w:t>
      </w:r>
    </w:p>
    <w:p w14:paraId="31E9EF8D" w14:textId="50867BA0" w:rsidR="0020038C" w:rsidRPr="0020038C" w:rsidRDefault="0020038C" w:rsidP="0020038C">
      <w:pPr>
        <w:pStyle w:val="ListParagraph"/>
        <w:numPr>
          <w:ilvl w:val="0"/>
          <w:numId w:val="13"/>
        </w:numPr>
        <w:jc w:val="both"/>
        <w:rPr>
          <w:b/>
          <w:bCs/>
          <w:sz w:val="24"/>
          <w:szCs w:val="24"/>
        </w:rPr>
      </w:pPr>
      <w:r w:rsidRPr="0020038C">
        <w:rPr>
          <w:b/>
          <w:bCs/>
          <w:sz w:val="24"/>
          <w:szCs w:val="24"/>
        </w:rPr>
        <w:t>Observations are</w:t>
      </w:r>
      <w:r w:rsidR="008752EE">
        <w:rPr>
          <w:b/>
          <w:bCs/>
          <w:sz w:val="24"/>
          <w:szCs w:val="24"/>
        </w:rPr>
        <w:t xml:space="preserve"> </w:t>
      </w:r>
      <w:r w:rsidRPr="0020038C">
        <w:rPr>
          <w:b/>
          <w:bCs/>
          <w:sz w:val="24"/>
          <w:szCs w:val="24"/>
        </w:rPr>
        <w:t>independent: one county’s values should not impact another county’s values.</w:t>
      </w:r>
    </w:p>
    <w:p w14:paraId="3594D10E" w14:textId="4D3174D0" w:rsidR="009A4332" w:rsidRPr="0020038C" w:rsidRDefault="009A4332" w:rsidP="0020038C">
      <w:pPr>
        <w:pStyle w:val="ListParagraph"/>
        <w:numPr>
          <w:ilvl w:val="0"/>
          <w:numId w:val="13"/>
        </w:numPr>
        <w:jc w:val="both"/>
        <w:rPr>
          <w:b/>
          <w:bCs/>
          <w:sz w:val="24"/>
          <w:szCs w:val="24"/>
        </w:rPr>
      </w:pPr>
      <w:r w:rsidRPr="0020038C">
        <w:rPr>
          <w:b/>
          <w:bCs/>
          <w:sz w:val="24"/>
          <w:szCs w:val="24"/>
        </w:rPr>
        <w:t>VIF Values for Numeric Variables</w:t>
      </w:r>
      <w:r w:rsidR="00E86FC1">
        <w:rPr>
          <w:b/>
          <w:bCs/>
          <w:sz w:val="24"/>
          <w:szCs w:val="24"/>
        </w:rPr>
        <w:t xml:space="preserve"> to examine</w:t>
      </w:r>
      <w:r w:rsidR="0020038C" w:rsidRPr="0020038C">
        <w:rPr>
          <w:b/>
          <w:bCs/>
          <w:sz w:val="24"/>
          <w:szCs w:val="24"/>
        </w:rPr>
        <w:t xml:space="preserve"> multicollinearity</w:t>
      </w:r>
    </w:p>
    <w:p w14:paraId="017FBD48" w14:textId="798EF69A" w:rsidR="00524063" w:rsidRDefault="003B662E" w:rsidP="004C1CB5">
      <w:r w:rsidRPr="003B662E">
        <w:rPr>
          <w:noProof/>
        </w:rPr>
        <w:lastRenderedPageBreak/>
        <w:drawing>
          <wp:inline distT="0" distB="0" distL="0" distR="0" wp14:anchorId="7C975958" wp14:editId="6584DF30">
            <wp:extent cx="4320540" cy="1196340"/>
            <wp:effectExtent l="0" t="0" r="3810" b="3810"/>
            <wp:docPr id="13889652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5286" name="Picture 1" descr="A black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0540" cy="1196340"/>
                    </a:xfrm>
                    <a:prstGeom prst="rect">
                      <a:avLst/>
                    </a:prstGeom>
                  </pic:spPr>
                </pic:pic>
              </a:graphicData>
            </a:graphic>
          </wp:inline>
        </w:drawing>
      </w:r>
    </w:p>
    <w:p w14:paraId="77DCA394" w14:textId="6D5C9620" w:rsidR="009661E9" w:rsidRDefault="003B662E" w:rsidP="009661E9">
      <w:r>
        <w:rPr>
          <w:noProof/>
        </w:rPr>
        <mc:AlternateContent>
          <mc:Choice Requires="wps">
            <w:drawing>
              <wp:anchor distT="0" distB="0" distL="114300" distR="114300" simplePos="0" relativeHeight="251685888" behindDoc="0" locked="0" layoutInCell="1" allowOverlap="1" wp14:anchorId="11504A9D" wp14:editId="3F17BFA4">
                <wp:simplePos x="0" y="0"/>
                <wp:positionH relativeFrom="column">
                  <wp:posOffset>556260</wp:posOffset>
                </wp:positionH>
                <wp:positionV relativeFrom="paragraph">
                  <wp:posOffset>40640</wp:posOffset>
                </wp:positionV>
                <wp:extent cx="3947160" cy="635"/>
                <wp:effectExtent l="0" t="0" r="0" b="0"/>
                <wp:wrapSquare wrapText="bothSides"/>
                <wp:docPr id="1844618271" name="Text Box 1"/>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14:paraId="1C335644" w14:textId="0983B9EE" w:rsidR="00AB6066" w:rsidRPr="00C73D0C" w:rsidRDefault="00AB6066" w:rsidP="009F01BF">
                            <w:pPr>
                              <w:pStyle w:val="Caption"/>
                              <w:rPr>
                                <w:noProof/>
                                <w:sz w:val="22"/>
                                <w:szCs w:val="22"/>
                              </w:rPr>
                            </w:pPr>
                            <w:bookmarkStart w:id="21" w:name="_Toc183787887"/>
                            <w:r>
                              <w:t xml:space="preserve">Figure </w:t>
                            </w:r>
                            <w:fldSimple w:instr=" SEQ Figure \* ARABIC ">
                              <w:r>
                                <w:rPr>
                                  <w:noProof/>
                                </w:rPr>
                                <w:t>4</w:t>
                              </w:r>
                            </w:fldSimple>
                            <w:r>
                              <w:t>: VIF for Initial Logistic Regression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04A9D" id="_x0000_s1027" type="#_x0000_t202" style="position:absolute;margin-left:43.8pt;margin-top:3.2pt;width:310.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" stroked="f">
                <v:textbox style="mso-fit-shape-to-text:t" inset="0,0,0,0">
                  <w:txbxContent>
                    <w:p w14:paraId="1C335644" w14:textId="0983B9EE" w:rsidR="00AB6066" w:rsidRPr="00C73D0C" w:rsidRDefault="00AB6066" w:rsidP="009F01BF">
                      <w:pPr>
                        <w:pStyle w:val="Caption"/>
                        <w:rPr>
                          <w:noProof/>
                          <w:sz w:val="22"/>
                          <w:szCs w:val="22"/>
                        </w:rPr>
                      </w:pPr>
                      <w:bookmarkStart w:id="22" w:name="_Toc183787887"/>
                      <w:r>
                        <w:t xml:space="preserve">Figure </w:t>
                      </w:r>
                      <w:fldSimple w:instr=" SEQ Figure \* ARABIC ">
                        <w:r>
                          <w:rPr>
                            <w:noProof/>
                          </w:rPr>
                          <w:t>4</w:t>
                        </w:r>
                      </w:fldSimple>
                      <w:r>
                        <w:t>: VIF for Initial Logistic Regression</w:t>
                      </w:r>
                      <w:bookmarkEnd w:id="22"/>
                    </w:p>
                  </w:txbxContent>
                </v:textbox>
                <w10:wrap type="square"/>
              </v:shape>
            </w:pict>
          </mc:Fallback>
        </mc:AlternateContent>
      </w:r>
    </w:p>
    <w:p w14:paraId="4DAE5392" w14:textId="01EC9D56" w:rsidR="003B662E" w:rsidRDefault="00E86FC1" w:rsidP="003B662E">
      <w:pPr>
        <w:ind w:left="720"/>
      </w:pPr>
      <w:commentRangeStart w:id="23"/>
      <w:commentRangeEnd w:id="23"/>
      <w:r>
        <w:rPr>
          <w:rStyle w:val="CommentReference"/>
        </w:rPr>
        <w:commentReference w:id="23"/>
      </w:r>
    </w:p>
    <w:p w14:paraId="4254306C" w14:textId="2162283C" w:rsidR="0020038C" w:rsidRDefault="009C5066" w:rsidP="009F01BF">
      <w:pPr>
        <w:ind w:left="720"/>
      </w:pPr>
      <w:r>
        <w:t>All</w:t>
      </w:r>
      <w:r w:rsidR="009661E9">
        <w:t xml:space="preserve"> the VIF values are between 1 and 2. Since a VIF of 5 </w:t>
      </w:r>
      <w:r w:rsidR="00E86FC1">
        <w:t>is often a threshold to</w:t>
      </w:r>
      <w:r w:rsidR="009661E9">
        <w:t xml:space="preserve"> signal initial concern of multicollinearity and a value of 10 signals high multicollinearity, these values are all low enough to not be concerned about multicollinearity.</w:t>
      </w:r>
    </w:p>
    <w:p w14:paraId="4DFA70E7" w14:textId="08989E2E" w:rsidR="0020038C" w:rsidRPr="002D1864" w:rsidRDefault="00257F35" w:rsidP="0020038C">
      <w:pPr>
        <w:pStyle w:val="ListParagraph"/>
        <w:numPr>
          <w:ilvl w:val="0"/>
          <w:numId w:val="13"/>
        </w:numPr>
        <w:rPr>
          <w:b/>
          <w:bCs/>
          <w:sz w:val="24"/>
          <w:szCs w:val="24"/>
        </w:rPr>
      </w:pPr>
      <w:r w:rsidRPr="002D1864">
        <w:rPr>
          <w:b/>
          <w:bCs/>
          <w:sz w:val="24"/>
          <w:szCs w:val="24"/>
        </w:rPr>
        <w:t>Linear Relationship between Explanatory Variables and Logit of Response</w:t>
      </w:r>
    </w:p>
    <w:p w14:paraId="5D23A2BB" w14:textId="31090CFC" w:rsidR="009C5066" w:rsidRDefault="00257F35" w:rsidP="009F01BF">
      <w:pPr>
        <w:ind w:left="720"/>
        <w:rPr>
          <w:b/>
          <w:bCs/>
        </w:rPr>
      </w:pPr>
      <w:r>
        <w:rPr>
          <w:b/>
          <w:bCs/>
        </w:rPr>
        <w:t xml:space="preserve">This assumption is violated due to the percent of householders that only identify as </w:t>
      </w:r>
      <w:r w:rsidR="00CC0CF5">
        <w:rPr>
          <w:b/>
          <w:bCs/>
        </w:rPr>
        <w:t>American Indian/Alaskan Native (AIAN</w:t>
      </w:r>
      <w:r w:rsidR="00B97E7C">
        <w:rPr>
          <w:b/>
          <w:bCs/>
        </w:rPr>
        <w:t xml:space="preserve"> in the dataset</w:t>
      </w:r>
      <w:r w:rsidR="00CC0CF5">
        <w:rPr>
          <w:b/>
          <w:bCs/>
        </w:rPr>
        <w:t>)</w:t>
      </w:r>
      <w:r w:rsidR="009D54A9">
        <w:rPr>
          <w:b/>
          <w:bCs/>
        </w:rPr>
        <w:t xml:space="preserve"> and only identify as black/African American.</w:t>
      </w:r>
    </w:p>
    <w:p w14:paraId="36BDB823" w14:textId="77777777" w:rsidR="002C4B2D" w:rsidRDefault="002C4B2D" w:rsidP="003B662E">
      <w:pPr>
        <w:rPr>
          <w:b/>
          <w:bCs/>
        </w:rPr>
      </w:pPr>
    </w:p>
    <w:p w14:paraId="432AE8DA" w14:textId="60518B94" w:rsidR="00ED65C7" w:rsidRPr="002C486F" w:rsidRDefault="00330EBC" w:rsidP="002C486F">
      <w:pPr>
        <w:jc w:val="center"/>
        <w:rPr>
          <w:b/>
          <w:bCs/>
        </w:rPr>
      </w:pPr>
      <w:r w:rsidRPr="00390F03">
        <w:rPr>
          <w:b/>
          <w:bCs/>
        </w:rPr>
        <w:t>ORIGINAL</w:t>
      </w:r>
      <w:r w:rsidR="009C5066">
        <w:rPr>
          <w:b/>
          <w:bCs/>
        </w:rPr>
        <w:t xml:space="preserve"> CHECK OF ASSUMPTIONS (OUTLIERS ARE PRESENT)</w:t>
      </w:r>
    </w:p>
    <w:p w14:paraId="4090184E" w14:textId="77777777" w:rsidR="009F01BF" w:rsidRDefault="008752EE" w:rsidP="009F01BF">
      <w:pPr>
        <w:keepNext/>
      </w:pPr>
      <w:r w:rsidRPr="008752EE">
        <w:rPr>
          <w:noProof/>
        </w:rPr>
        <w:drawing>
          <wp:inline distT="0" distB="0" distL="0" distR="0" wp14:anchorId="30A744B4" wp14:editId="35704DF8">
            <wp:extent cx="5299239" cy="3169920"/>
            <wp:effectExtent l="0" t="0" r="0" b="0"/>
            <wp:docPr id="890326903" name="Picture 1" descr="A graph of 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6903" name="Picture 1" descr="A graph of a graph showing a number of blue lines&#10;&#10;Description automatically generated with medium confidence"/>
                    <pic:cNvPicPr/>
                  </pic:nvPicPr>
                  <pic:blipFill>
                    <a:blip r:embed="rId17"/>
                    <a:stretch>
                      <a:fillRect/>
                    </a:stretch>
                  </pic:blipFill>
                  <pic:spPr>
                    <a:xfrm>
                      <a:off x="0" y="0"/>
                      <a:ext cx="5318459" cy="3181417"/>
                    </a:xfrm>
                    <a:prstGeom prst="rect">
                      <a:avLst/>
                    </a:prstGeom>
                  </pic:spPr>
                </pic:pic>
              </a:graphicData>
            </a:graphic>
          </wp:inline>
        </w:drawing>
      </w:r>
    </w:p>
    <w:p w14:paraId="3BD82044" w14:textId="650C54A5" w:rsidR="00ED65C7" w:rsidRDefault="009F01BF" w:rsidP="009F01BF">
      <w:pPr>
        <w:pStyle w:val="Caption"/>
      </w:pPr>
      <w:bookmarkStart w:id="24" w:name="_Toc183787888"/>
      <w:r>
        <w:t xml:space="preserve">Figure </w:t>
      </w:r>
      <w:fldSimple w:instr=" SEQ Figure \* ARABIC ">
        <w:r w:rsidR="00D12D76">
          <w:rPr>
            <w:noProof/>
          </w:rPr>
          <w:t>5</w:t>
        </w:r>
      </w:fldSimple>
      <w:r>
        <w:t>: Scatterplots of the Log Odds Against the Independent Variables in Logistic Regression with Outliers</w:t>
      </w:r>
      <w:bookmarkEnd w:id="24"/>
    </w:p>
    <w:p w14:paraId="6278FAB3" w14:textId="1AE87DBF" w:rsidR="00ED65C7" w:rsidRDefault="00000000" w:rsidP="00ED65C7">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D65C7">
        <w:rPr>
          <w:rFonts w:eastAsiaTheme="minorEastAsia"/>
        </w:rPr>
        <w:t xml:space="preserve"> values for a </w:t>
      </w:r>
      <w:r w:rsidR="00ED65C7" w:rsidRPr="00CB35BD">
        <w:rPr>
          <w:rFonts w:eastAsiaTheme="minorEastAsia"/>
          <w:b/>
          <w:bCs/>
        </w:rPr>
        <w:t>linear</w:t>
      </w:r>
      <w:r w:rsidR="00ED65C7">
        <w:rPr>
          <w:rFonts w:eastAsiaTheme="minorEastAsia"/>
        </w:rPr>
        <w:t xml:space="preserve"> regression conducted </w:t>
      </w:r>
      <w:r w:rsidR="00FC0E73">
        <w:rPr>
          <w:rFonts w:eastAsiaTheme="minorEastAsia"/>
        </w:rPr>
        <w:t>with log odds as the dependent variable and the quantitative, independent variables of interest for the logistic regression are shown below. The log odds come from a logistic regression model run with region, rural-urban continuum code</w:t>
      </w:r>
      <w:r w:rsidR="00ED65C7">
        <w:rPr>
          <w:rFonts w:eastAsiaTheme="minorEastAsia"/>
        </w:rPr>
        <w:t xml:space="preserve">, </w:t>
      </w:r>
      <w:r w:rsidR="00ED65C7">
        <w:rPr>
          <w:rFonts w:eastAsiaTheme="minorEastAsia"/>
        </w:rPr>
        <w:lastRenderedPageBreak/>
        <w:t>percentage of county population with a graduate degree, and percentage of householders in a county identifying as only Black, Asian, or American Indian/Alaskan Native (AIAN</w:t>
      </w:r>
      <w:r w:rsidR="00FC0E73">
        <w:rPr>
          <w:rFonts w:eastAsiaTheme="minorEastAsia"/>
        </w:rPr>
        <w:t>):</w:t>
      </w:r>
    </w:p>
    <w:tbl>
      <w:tblPr>
        <w:tblStyle w:val="PlainTable1"/>
        <w:tblW w:w="0" w:type="auto"/>
        <w:tblLook w:val="04A0" w:firstRow="1" w:lastRow="0" w:firstColumn="1" w:lastColumn="0" w:noHBand="0" w:noVBand="1"/>
      </w:tblPr>
      <w:tblGrid>
        <w:gridCol w:w="3985"/>
        <w:gridCol w:w="2657"/>
        <w:gridCol w:w="2347"/>
      </w:tblGrid>
      <w:tr w:rsidR="007E58A4" w14:paraId="0E6BF7E0" w14:textId="1E4CC550" w:rsidTr="0036495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985" w:type="dxa"/>
          </w:tcPr>
          <w:p w14:paraId="5636895B" w14:textId="77777777" w:rsidR="007E58A4" w:rsidRDefault="007E58A4" w:rsidP="006F4C9E">
            <w:r>
              <w:t xml:space="preserve">Which variable against </w:t>
            </w:r>
            <w:proofErr w:type="spellStart"/>
            <w:r>
              <w:t>log</w:t>
            </w:r>
            <w:proofErr w:type="spellEnd"/>
            <w:r>
              <w:t xml:space="preserve"> odds? </w:t>
            </w:r>
          </w:p>
        </w:tc>
        <w:tc>
          <w:tcPr>
            <w:tcW w:w="2657" w:type="dxa"/>
          </w:tcPr>
          <w:p w14:paraId="05404A38" w14:textId="77777777" w:rsidR="007E58A4" w:rsidRDefault="00000000" w:rsidP="006F4C9E">
            <w:pPr>
              <w:cnfStyle w:val="100000000000" w:firstRow="1" w:lastRow="0" w:firstColumn="0" w:lastColumn="0" w:oddVBand="0" w:evenVBand="0" w:oddHBand="0" w:evenHBand="0" w:firstRowFirstColumn="0" w:firstRowLastColumn="0" w:lastRowFirstColumn="0" w:lastRowLastColumn="0"/>
            </w:pPr>
            <m:oMath>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2</m:t>
                  </m:r>
                </m:sup>
              </m:sSup>
            </m:oMath>
            <w:r w:rsidR="007E58A4">
              <w:rPr>
                <w:rFonts w:eastAsiaTheme="minorEastAsia"/>
              </w:rPr>
              <w:t xml:space="preserve"> </w:t>
            </w:r>
          </w:p>
        </w:tc>
        <w:tc>
          <w:tcPr>
            <w:tcW w:w="2347" w:type="dxa"/>
          </w:tcPr>
          <w:p w14:paraId="023A4FA1" w14:textId="290D2BA8" w:rsidR="007E58A4" w:rsidRDefault="007E58A4" w:rsidP="006F4C9E">
            <w:pP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cs="Times New Roman"/>
              </w:rPr>
            </w:pPr>
            <w:r>
              <w:rPr>
                <w:rFonts w:ascii="Aptos Display" w:eastAsia="Times New Roman" w:hAnsi="Aptos Display" w:cs="Times New Roman"/>
              </w:rPr>
              <w:t>Correlation</w:t>
            </w:r>
          </w:p>
        </w:tc>
      </w:tr>
      <w:tr w:rsidR="007E58A4" w14:paraId="63CB076E" w14:textId="120D847F" w:rsidTr="0036495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985" w:type="dxa"/>
          </w:tcPr>
          <w:p w14:paraId="5F110252" w14:textId="77777777" w:rsidR="007E58A4" w:rsidRDefault="007E58A4" w:rsidP="006F4C9E">
            <w:r>
              <w:t>ACS_PCT_HOUSEHOLDERS_BLACK</w:t>
            </w:r>
          </w:p>
        </w:tc>
        <w:tc>
          <w:tcPr>
            <w:tcW w:w="2657" w:type="dxa"/>
          </w:tcPr>
          <w:p w14:paraId="2A92FB9A" w14:textId="77777777" w:rsidR="007E58A4" w:rsidRDefault="007E58A4" w:rsidP="006F4C9E">
            <w:pPr>
              <w:cnfStyle w:val="000000100000" w:firstRow="0" w:lastRow="0" w:firstColumn="0" w:lastColumn="0" w:oddVBand="0" w:evenVBand="0" w:oddHBand="1" w:evenHBand="0" w:firstRowFirstColumn="0" w:firstRowLastColumn="0" w:lastRowFirstColumn="0" w:lastRowLastColumn="0"/>
            </w:pPr>
            <w:r>
              <w:t>0.1026</w:t>
            </w:r>
          </w:p>
        </w:tc>
        <w:tc>
          <w:tcPr>
            <w:tcW w:w="2347" w:type="dxa"/>
          </w:tcPr>
          <w:p w14:paraId="2BA0A7AD" w14:textId="0D633CE5" w:rsidR="007E58A4" w:rsidRDefault="007E58A4" w:rsidP="006F4C9E">
            <w:pPr>
              <w:cnfStyle w:val="000000100000" w:firstRow="0" w:lastRow="0" w:firstColumn="0" w:lastColumn="0" w:oddVBand="0" w:evenVBand="0" w:oddHBand="1" w:evenHBand="0" w:firstRowFirstColumn="0" w:firstRowLastColumn="0" w:lastRowFirstColumn="0" w:lastRowLastColumn="0"/>
            </w:pPr>
            <w:r>
              <w:t>0.3203</w:t>
            </w:r>
          </w:p>
        </w:tc>
      </w:tr>
      <w:tr w:rsidR="007E58A4" w14:paraId="715789BC" w14:textId="4D4D506B" w:rsidTr="0036495A">
        <w:trPr>
          <w:trHeight w:val="261"/>
        </w:trPr>
        <w:tc>
          <w:tcPr>
            <w:cnfStyle w:val="001000000000" w:firstRow="0" w:lastRow="0" w:firstColumn="1" w:lastColumn="0" w:oddVBand="0" w:evenVBand="0" w:oddHBand="0" w:evenHBand="0" w:firstRowFirstColumn="0" w:firstRowLastColumn="0" w:lastRowFirstColumn="0" w:lastRowLastColumn="0"/>
            <w:tcW w:w="3985" w:type="dxa"/>
          </w:tcPr>
          <w:p w14:paraId="7EE8E18C" w14:textId="77777777" w:rsidR="007E58A4" w:rsidRDefault="007E58A4" w:rsidP="006F4C9E">
            <w:r>
              <w:t>ACS_PCT_HOUSEHOLDERS_ASIAN</w:t>
            </w:r>
          </w:p>
        </w:tc>
        <w:tc>
          <w:tcPr>
            <w:tcW w:w="2657" w:type="dxa"/>
          </w:tcPr>
          <w:p w14:paraId="4721A8DA" w14:textId="77777777" w:rsidR="007E58A4" w:rsidRDefault="007E58A4" w:rsidP="006F4C9E">
            <w:pPr>
              <w:cnfStyle w:val="000000000000" w:firstRow="0" w:lastRow="0" w:firstColumn="0" w:lastColumn="0" w:oddVBand="0" w:evenVBand="0" w:oddHBand="0" w:evenHBand="0" w:firstRowFirstColumn="0" w:firstRowLastColumn="0" w:lastRowFirstColumn="0" w:lastRowLastColumn="0"/>
            </w:pPr>
            <w:r>
              <w:t>0.3581</w:t>
            </w:r>
          </w:p>
        </w:tc>
        <w:tc>
          <w:tcPr>
            <w:tcW w:w="2347" w:type="dxa"/>
          </w:tcPr>
          <w:p w14:paraId="2A12F808" w14:textId="6F429993" w:rsidR="007E58A4" w:rsidRDefault="007E58A4" w:rsidP="006F4C9E">
            <w:pPr>
              <w:cnfStyle w:val="000000000000" w:firstRow="0" w:lastRow="0" w:firstColumn="0" w:lastColumn="0" w:oddVBand="0" w:evenVBand="0" w:oddHBand="0" w:evenHBand="0" w:firstRowFirstColumn="0" w:firstRowLastColumn="0" w:lastRowFirstColumn="0" w:lastRowLastColumn="0"/>
            </w:pPr>
            <w:r>
              <w:t>-0.5984</w:t>
            </w:r>
          </w:p>
        </w:tc>
      </w:tr>
      <w:tr w:rsidR="007E58A4" w14:paraId="0C64FB99" w14:textId="34C2189C" w:rsidTr="0036495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985" w:type="dxa"/>
          </w:tcPr>
          <w:p w14:paraId="464BE9A2" w14:textId="77777777" w:rsidR="007E58A4" w:rsidRDefault="007E58A4" w:rsidP="006F4C9E">
            <w:r>
              <w:t>ACS_PCT_HOUSEHOLDERS_AIAN</w:t>
            </w:r>
          </w:p>
        </w:tc>
        <w:tc>
          <w:tcPr>
            <w:tcW w:w="2657" w:type="dxa"/>
          </w:tcPr>
          <w:p w14:paraId="694EBAE6" w14:textId="77777777" w:rsidR="007E58A4" w:rsidRDefault="007E58A4" w:rsidP="006F4C9E">
            <w:pPr>
              <w:cnfStyle w:val="000000100000" w:firstRow="0" w:lastRow="0" w:firstColumn="0" w:lastColumn="0" w:oddVBand="0" w:evenVBand="0" w:oddHBand="1" w:evenHBand="0" w:firstRowFirstColumn="0" w:firstRowLastColumn="0" w:lastRowFirstColumn="0" w:lastRowLastColumn="0"/>
            </w:pPr>
            <w:r>
              <w:t>0.0292</w:t>
            </w:r>
          </w:p>
        </w:tc>
        <w:tc>
          <w:tcPr>
            <w:tcW w:w="2347" w:type="dxa"/>
          </w:tcPr>
          <w:p w14:paraId="1536DA03" w14:textId="29B01927" w:rsidR="007E58A4" w:rsidRDefault="007E58A4" w:rsidP="006F4C9E">
            <w:pPr>
              <w:cnfStyle w:val="000000100000" w:firstRow="0" w:lastRow="0" w:firstColumn="0" w:lastColumn="0" w:oddVBand="0" w:evenVBand="0" w:oddHBand="1" w:evenHBand="0" w:firstRowFirstColumn="0" w:firstRowLastColumn="0" w:lastRowFirstColumn="0" w:lastRowLastColumn="0"/>
            </w:pPr>
            <w:r>
              <w:t>0.1709</w:t>
            </w:r>
          </w:p>
        </w:tc>
      </w:tr>
      <w:tr w:rsidR="007E58A4" w14:paraId="3754C611" w14:textId="7456678C" w:rsidTr="0036495A">
        <w:trPr>
          <w:trHeight w:val="197"/>
        </w:trPr>
        <w:tc>
          <w:tcPr>
            <w:cnfStyle w:val="001000000000" w:firstRow="0" w:lastRow="0" w:firstColumn="1" w:lastColumn="0" w:oddVBand="0" w:evenVBand="0" w:oddHBand="0" w:evenHBand="0" w:firstRowFirstColumn="0" w:firstRowLastColumn="0" w:lastRowFirstColumn="0" w:lastRowLastColumn="0"/>
            <w:tcW w:w="3985" w:type="dxa"/>
          </w:tcPr>
          <w:p w14:paraId="1914E198" w14:textId="77777777" w:rsidR="007E58A4" w:rsidRDefault="007E58A4" w:rsidP="006F4C9E">
            <w:r>
              <w:t>ACS_PCT_GRADUATE_DGR</w:t>
            </w:r>
          </w:p>
        </w:tc>
        <w:tc>
          <w:tcPr>
            <w:tcW w:w="2657" w:type="dxa"/>
          </w:tcPr>
          <w:p w14:paraId="511F42DC" w14:textId="77777777" w:rsidR="007E58A4" w:rsidRDefault="007E58A4" w:rsidP="006F4C9E">
            <w:pPr>
              <w:cnfStyle w:val="000000000000" w:firstRow="0" w:lastRow="0" w:firstColumn="0" w:lastColumn="0" w:oddVBand="0" w:evenVBand="0" w:oddHBand="0" w:evenHBand="0" w:firstRowFirstColumn="0" w:firstRowLastColumn="0" w:lastRowFirstColumn="0" w:lastRowLastColumn="0"/>
            </w:pPr>
            <w:r>
              <w:t>0.4889</w:t>
            </w:r>
          </w:p>
        </w:tc>
        <w:tc>
          <w:tcPr>
            <w:tcW w:w="2347" w:type="dxa"/>
          </w:tcPr>
          <w:p w14:paraId="31CF6A7C" w14:textId="1AF2E139" w:rsidR="007E58A4" w:rsidRDefault="007E58A4" w:rsidP="009F01BF">
            <w:pPr>
              <w:keepNext/>
              <w:cnfStyle w:val="000000000000" w:firstRow="0" w:lastRow="0" w:firstColumn="0" w:lastColumn="0" w:oddVBand="0" w:evenVBand="0" w:oddHBand="0" w:evenHBand="0" w:firstRowFirstColumn="0" w:firstRowLastColumn="0" w:lastRowFirstColumn="0" w:lastRowLastColumn="0"/>
            </w:pPr>
            <w:r>
              <w:t>-0.6992</w:t>
            </w:r>
          </w:p>
        </w:tc>
      </w:tr>
    </w:tbl>
    <w:p w14:paraId="4A3F5357" w14:textId="2469E359" w:rsidR="00ED65C7" w:rsidRDefault="009F01BF" w:rsidP="009F01BF">
      <w:pPr>
        <w:pStyle w:val="Caption"/>
      </w:pPr>
      <w:bookmarkStart w:id="25" w:name="_Toc183787904"/>
      <w:r>
        <w:t xml:space="preserve">Table </w:t>
      </w:r>
      <w:fldSimple w:instr=" SEQ Table \* ARABIC ">
        <w:r w:rsidR="00F01BB8">
          <w:rPr>
            <w:noProof/>
          </w:rPr>
          <w:t>4</w:t>
        </w:r>
      </w:fldSimple>
      <w:r>
        <w:t>: R-Squared Values of Linear Regression between the Logit and the Independent Variables in Logistic Regression</w:t>
      </w:r>
      <w:bookmarkEnd w:id="25"/>
    </w:p>
    <w:p w14:paraId="7A6D1049" w14:textId="425AC9F8" w:rsidR="00ED65C7" w:rsidRDefault="00ED65C7" w:rsidP="00ED65C7">
      <w:pPr>
        <w:rPr>
          <w:rFonts w:eastAsiaTheme="minorEastAsia"/>
        </w:rPr>
      </w:pPr>
      <w:r>
        <w:t xml:space="preserve">While a high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is not expected for this type of data, </w:t>
      </w:r>
      <w:r w:rsidR="00B97E7C">
        <w:rPr>
          <w:rFonts w:eastAsiaTheme="minorEastAsia"/>
        </w:rPr>
        <w:t>Figure</w:t>
      </w:r>
      <w:r>
        <w:rPr>
          <w:rFonts w:eastAsiaTheme="minorEastAsia"/>
        </w:rPr>
        <w:t xml:space="preserve"> </w:t>
      </w:r>
      <w:r w:rsidR="00B97E7C">
        <w:rPr>
          <w:rFonts w:eastAsiaTheme="minorEastAsia"/>
        </w:rPr>
        <w:t>5</w:t>
      </w:r>
      <w:r>
        <w:rPr>
          <w:rFonts w:eastAsiaTheme="minorEastAsia"/>
        </w:rPr>
        <w:t xml:space="preserve"> shows that outliers (for Black and </w:t>
      </w:r>
      <w:r w:rsidR="00B97E7C">
        <w:rPr>
          <w:rFonts w:eastAsiaTheme="minorEastAsia"/>
        </w:rPr>
        <w:t>American Indian/Alaskan Native</w:t>
      </w:r>
      <w:r>
        <w:rPr>
          <w:rFonts w:eastAsiaTheme="minorEastAsia"/>
        </w:rPr>
        <w:t xml:space="preserve"> race) are influencing the linearity assumption between the logit and the independent variables of </w:t>
      </w:r>
      <w:r w:rsidR="00B97E7C">
        <w:rPr>
          <w:rFonts w:eastAsiaTheme="minorEastAsia"/>
        </w:rPr>
        <w:t xml:space="preserve">the </w:t>
      </w:r>
      <w:r>
        <w:rPr>
          <w:rFonts w:eastAsiaTheme="minorEastAsia"/>
        </w:rPr>
        <w:t xml:space="preserve">percentage of householders who only identify as Black or who only identify </w:t>
      </w:r>
      <w:r w:rsidR="00B97E7C">
        <w:rPr>
          <w:rFonts w:eastAsiaTheme="minorEastAsia"/>
        </w:rPr>
        <w:t>as American Indian/Alaskan Native.</w:t>
      </w:r>
      <w:r>
        <w:rPr>
          <w:rFonts w:eastAsiaTheme="minorEastAsia"/>
        </w:rPr>
        <w:t xml:space="preserve"> </w:t>
      </w:r>
    </w:p>
    <w:p w14:paraId="4781A85F" w14:textId="24D97BC3" w:rsidR="00ED65C7" w:rsidRPr="003B662E" w:rsidRDefault="00C96125" w:rsidP="00AA2967">
      <w:r>
        <w:t>An analysis can be performed using</w:t>
      </w:r>
      <w:r w:rsidR="00ED65C7">
        <w:t xml:space="preserve"> data without outliers by ignoring data points for the percentage of householders that are only black or only American Indian/Alaskan Native </w:t>
      </w:r>
      <w:r w:rsidR="004424BF">
        <w:t>which are</w:t>
      </w:r>
      <w:r>
        <w:t xml:space="preserve"> </w:t>
      </w:r>
      <w:r w:rsidR="00ED65C7">
        <w:t xml:space="preserve">1.5 times the interquartile range </w:t>
      </w:r>
      <w:r>
        <w:t>beyond the first and third quartiles.</w:t>
      </w:r>
      <w:r w:rsidR="00ED65C7">
        <w:t xml:space="preserve"> </w:t>
      </w:r>
      <w:r w:rsidR="003B662E">
        <w:t xml:space="preserve">The values in Table 5 represent </w:t>
      </w:r>
      <w:r w:rsidR="003B662E">
        <w:rPr>
          <w:b/>
          <w:bCs/>
        </w:rPr>
        <w:t>percentages.</w:t>
      </w:r>
    </w:p>
    <w:tbl>
      <w:tblPr>
        <w:tblStyle w:val="PlainTable1"/>
        <w:tblW w:w="0" w:type="auto"/>
        <w:tblLook w:val="04A0" w:firstRow="1" w:lastRow="0" w:firstColumn="1" w:lastColumn="0" w:noHBand="0" w:noVBand="1"/>
      </w:tblPr>
      <w:tblGrid>
        <w:gridCol w:w="3599"/>
        <w:gridCol w:w="2986"/>
        <w:gridCol w:w="2765"/>
      </w:tblGrid>
      <w:tr w:rsidR="00922681" w14:paraId="26F968B1" w14:textId="54526626" w:rsidTr="00364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0003C224" w14:textId="5822DF52" w:rsidR="00922681" w:rsidRDefault="00922681" w:rsidP="00AA2967">
            <w:r>
              <w:t>Variable</w:t>
            </w:r>
          </w:p>
        </w:tc>
        <w:tc>
          <w:tcPr>
            <w:tcW w:w="3177" w:type="dxa"/>
          </w:tcPr>
          <w:p w14:paraId="2B3B8F69" w14:textId="03ACB0C8" w:rsidR="00922681" w:rsidRDefault="00922681" w:rsidP="00AA2967">
            <w:pPr>
              <w:cnfStyle w:val="100000000000" w:firstRow="1" w:lastRow="0" w:firstColumn="0" w:lastColumn="0" w:oddVBand="0" w:evenVBand="0" w:oddHBand="0" w:evenHBand="0" w:firstRowFirstColumn="0" w:firstRowLastColumn="0" w:lastRowFirstColumn="0" w:lastRowLastColumn="0"/>
            </w:pPr>
            <w:r>
              <w:t>Lower Bound (Q1 – 1.5 * IQR)</w:t>
            </w:r>
          </w:p>
        </w:tc>
        <w:tc>
          <w:tcPr>
            <w:tcW w:w="2937" w:type="dxa"/>
          </w:tcPr>
          <w:p w14:paraId="7825ABA0" w14:textId="709D734E" w:rsidR="00922681" w:rsidRDefault="00922681" w:rsidP="00AA2967">
            <w:pPr>
              <w:cnfStyle w:val="100000000000" w:firstRow="1" w:lastRow="0" w:firstColumn="0" w:lastColumn="0" w:oddVBand="0" w:evenVBand="0" w:oddHBand="0" w:evenHBand="0" w:firstRowFirstColumn="0" w:firstRowLastColumn="0" w:lastRowFirstColumn="0" w:lastRowLastColumn="0"/>
            </w:pPr>
            <w:r>
              <w:t>Upper Bound (Q3 + 1.5 * IQR)</w:t>
            </w:r>
          </w:p>
        </w:tc>
      </w:tr>
      <w:tr w:rsidR="0036495A" w14:paraId="300A11FF" w14:textId="58360193" w:rsidTr="00364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493222C8" w14:textId="0EE2636F" w:rsidR="00922681" w:rsidRDefault="00922681" w:rsidP="00AA2967">
            <w:r>
              <w:t>ACS_PCT_HOUSEHOLDER_BLACK</w:t>
            </w:r>
          </w:p>
        </w:tc>
        <w:tc>
          <w:tcPr>
            <w:tcW w:w="3177" w:type="dxa"/>
          </w:tcPr>
          <w:p w14:paraId="236D3800" w14:textId="77411AF5" w:rsidR="00922681" w:rsidRDefault="00922681" w:rsidP="00AA2967">
            <w:pPr>
              <w:cnfStyle w:val="000000100000" w:firstRow="0" w:lastRow="0" w:firstColumn="0" w:lastColumn="0" w:oddVBand="0" w:evenVBand="0" w:oddHBand="1" w:evenHBand="0" w:firstRowFirstColumn="0" w:firstRowLastColumn="0" w:lastRowFirstColumn="0" w:lastRowLastColumn="0"/>
            </w:pPr>
            <w:r>
              <w:t>-13.8</w:t>
            </w:r>
          </w:p>
        </w:tc>
        <w:tc>
          <w:tcPr>
            <w:tcW w:w="2937" w:type="dxa"/>
          </w:tcPr>
          <w:p w14:paraId="2AE74656" w14:textId="620ED89F" w:rsidR="00922681" w:rsidRDefault="00922681" w:rsidP="00AA2967">
            <w:pPr>
              <w:cnfStyle w:val="000000100000" w:firstRow="0" w:lastRow="0" w:firstColumn="0" w:lastColumn="0" w:oddVBand="0" w:evenVBand="0" w:oddHBand="1" w:evenHBand="0" w:firstRowFirstColumn="0" w:firstRowLastColumn="0" w:lastRowFirstColumn="0" w:lastRowLastColumn="0"/>
            </w:pPr>
            <w:r>
              <w:t>23.9</w:t>
            </w:r>
          </w:p>
        </w:tc>
      </w:tr>
      <w:tr w:rsidR="00922681" w14:paraId="6BD4069F" w14:textId="0582143B" w:rsidTr="0036495A">
        <w:tc>
          <w:tcPr>
            <w:cnfStyle w:val="001000000000" w:firstRow="0" w:lastRow="0" w:firstColumn="1" w:lastColumn="0" w:oddVBand="0" w:evenVBand="0" w:oddHBand="0" w:evenHBand="0" w:firstRowFirstColumn="0" w:firstRowLastColumn="0" w:lastRowFirstColumn="0" w:lastRowLastColumn="0"/>
            <w:tcW w:w="3236" w:type="dxa"/>
          </w:tcPr>
          <w:p w14:paraId="0D612DBF" w14:textId="73E83122" w:rsidR="00922681" w:rsidRDefault="00922681" w:rsidP="00AA2967">
            <w:r>
              <w:t>ACS_PCT_HOUSEHOLDER_AIAN</w:t>
            </w:r>
          </w:p>
        </w:tc>
        <w:tc>
          <w:tcPr>
            <w:tcW w:w="3177" w:type="dxa"/>
          </w:tcPr>
          <w:p w14:paraId="64249E26" w14:textId="44F31D80" w:rsidR="00922681" w:rsidRDefault="00922681" w:rsidP="00AA2967">
            <w:pPr>
              <w:cnfStyle w:val="000000000000" w:firstRow="0" w:lastRow="0" w:firstColumn="0" w:lastColumn="0" w:oddVBand="0" w:evenVBand="0" w:oddHBand="0" w:evenHBand="0" w:firstRowFirstColumn="0" w:firstRowLastColumn="0" w:lastRowFirstColumn="0" w:lastRowLastColumn="0"/>
            </w:pPr>
            <w:r>
              <w:t>-0.88</w:t>
            </w:r>
          </w:p>
        </w:tc>
        <w:tc>
          <w:tcPr>
            <w:tcW w:w="2937" w:type="dxa"/>
          </w:tcPr>
          <w:p w14:paraId="6A4EDDBE" w14:textId="0FBB17C9" w:rsidR="00922681" w:rsidRDefault="00922681" w:rsidP="009F01BF">
            <w:pPr>
              <w:keepNext/>
              <w:cnfStyle w:val="000000000000" w:firstRow="0" w:lastRow="0" w:firstColumn="0" w:lastColumn="0" w:oddVBand="0" w:evenVBand="0" w:oddHBand="0" w:evenHBand="0" w:firstRowFirstColumn="0" w:firstRowLastColumn="0" w:lastRowFirstColumn="0" w:lastRowLastColumn="0"/>
            </w:pPr>
            <w:r>
              <w:t>1.76</w:t>
            </w:r>
          </w:p>
        </w:tc>
      </w:tr>
    </w:tbl>
    <w:p w14:paraId="53B7C70C" w14:textId="620D6697" w:rsidR="00ED65C7" w:rsidRDefault="009F01BF" w:rsidP="009F01BF">
      <w:pPr>
        <w:pStyle w:val="Caption"/>
      </w:pPr>
      <w:bookmarkStart w:id="26" w:name="_Toc183787905"/>
      <w:r>
        <w:t xml:space="preserve">Table </w:t>
      </w:r>
      <w:fldSimple w:instr=" SEQ Table \* ARABIC ">
        <w:r w:rsidR="00F01BB8">
          <w:rPr>
            <w:noProof/>
          </w:rPr>
          <w:t>5</w:t>
        </w:r>
      </w:fldSimple>
      <w:r>
        <w:t>: Lower and Upper Boundaries for Outliers in the Variables Related to Race</w:t>
      </w:r>
      <w:r w:rsidR="00C96125">
        <w:t>.  Note that these are percentages</w:t>
      </w:r>
      <w:bookmarkEnd w:id="26"/>
    </w:p>
    <w:p w14:paraId="7F55105A" w14:textId="41AC2168" w:rsidR="00390F03" w:rsidRDefault="00C96125" w:rsidP="00AA2967">
      <w:r>
        <w:t>O</w:t>
      </w:r>
      <w:r w:rsidR="00922681">
        <w:t xml:space="preserve">nly the upper bound will </w:t>
      </w:r>
      <w:r>
        <w:t xml:space="preserve">be considered </w:t>
      </w:r>
      <w:r w:rsidR="00922681">
        <w:t xml:space="preserve">since </w:t>
      </w:r>
      <w:r>
        <w:t xml:space="preserve">the lower bounds give </w:t>
      </w:r>
      <w:r w:rsidR="004424BF">
        <w:t>negative percentages</w:t>
      </w:r>
      <w:r w:rsidR="00922681">
        <w:t xml:space="preserve">. Outliers for the percentage of householders that are only black are values greater than 23.9% and for the percentage of householders that are only American Indian/Alaskan Native are values greater than 1.76%. Overall, this shows that most (at least 75%) of the data for </w:t>
      </w:r>
      <w:r w:rsidR="00B97E7C">
        <w:t xml:space="preserve">the </w:t>
      </w:r>
      <w:r w:rsidR="00922681">
        <w:t>percentage of householders that are only American Indian or Alaskan Native are very low, as any value of around 2% or greater is considered an outlier.</w:t>
      </w:r>
    </w:p>
    <w:p w14:paraId="18E6E445" w14:textId="77777777" w:rsidR="00390F03" w:rsidRDefault="00390F03" w:rsidP="00AA2967"/>
    <w:p w14:paraId="21559DF5" w14:textId="77777777" w:rsidR="003B662E" w:rsidRDefault="003B662E" w:rsidP="00AA2967"/>
    <w:p w14:paraId="5806AF4D" w14:textId="77777777" w:rsidR="003B662E" w:rsidRDefault="003B662E" w:rsidP="00AA2967"/>
    <w:p w14:paraId="2F37DAB8" w14:textId="77777777" w:rsidR="003B662E" w:rsidRDefault="003B662E" w:rsidP="00AA2967"/>
    <w:p w14:paraId="6B20CE79" w14:textId="77777777" w:rsidR="003B662E" w:rsidRDefault="003B662E" w:rsidP="00AA2967"/>
    <w:p w14:paraId="170D3F45" w14:textId="77777777" w:rsidR="003B662E" w:rsidRDefault="003B662E" w:rsidP="00AA2967"/>
    <w:p w14:paraId="431EBA0D" w14:textId="77777777" w:rsidR="003B662E" w:rsidRDefault="003B662E" w:rsidP="00AA2967"/>
    <w:p w14:paraId="6F173135" w14:textId="77777777" w:rsidR="004424BF" w:rsidRDefault="004424BF" w:rsidP="00AA2967"/>
    <w:p w14:paraId="756C5A0A" w14:textId="77777777" w:rsidR="004424BF" w:rsidRDefault="004424BF" w:rsidP="00AA2967"/>
    <w:p w14:paraId="4B284161" w14:textId="77777777" w:rsidR="003B662E" w:rsidRDefault="003B662E" w:rsidP="00AA2967"/>
    <w:p w14:paraId="73DAAED3" w14:textId="3D9A9A1B" w:rsidR="00330EBC" w:rsidRPr="00390F03" w:rsidRDefault="00330EBC" w:rsidP="00390F03">
      <w:pPr>
        <w:jc w:val="center"/>
        <w:rPr>
          <w:b/>
          <w:bCs/>
        </w:rPr>
      </w:pPr>
      <w:r w:rsidRPr="00390F03">
        <w:rPr>
          <w:b/>
          <w:bCs/>
        </w:rPr>
        <w:lastRenderedPageBreak/>
        <w:t>NO OUTLIERS</w:t>
      </w:r>
      <w:r w:rsidR="00D208CE" w:rsidRPr="00390F03">
        <w:rPr>
          <w:b/>
          <w:bCs/>
        </w:rPr>
        <w:t xml:space="preserve"> (BASED ON </w:t>
      </w:r>
      <w:r w:rsidR="009F01BF">
        <w:rPr>
          <w:b/>
          <w:bCs/>
        </w:rPr>
        <w:t>RANGE BETWEEN Q1-1.5*IQR and Q3 + 1.5*IQR</w:t>
      </w:r>
      <w:r w:rsidR="00D208CE" w:rsidRPr="00390F03">
        <w:rPr>
          <w:b/>
          <w:bCs/>
        </w:rPr>
        <w:t>)</w:t>
      </w:r>
    </w:p>
    <w:p w14:paraId="2EBCE67B" w14:textId="77777777" w:rsidR="009F01BF" w:rsidRDefault="009F01BF" w:rsidP="009F01BF">
      <w:pPr>
        <w:keepNext/>
      </w:pPr>
      <w:r w:rsidRPr="00687D48">
        <w:rPr>
          <w:noProof/>
        </w:rPr>
        <w:drawing>
          <wp:inline distT="0" distB="0" distL="0" distR="0" wp14:anchorId="43255F8A" wp14:editId="0BCF1670">
            <wp:extent cx="5570220" cy="3423067"/>
            <wp:effectExtent l="0" t="0" r="0" b="6350"/>
            <wp:docPr id="770637161" name="Picture 1"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7161" name="Picture 1" descr="A graph of a graph showing a number of numbers&#10;&#10;Description automatically generated with medium confidence"/>
                    <pic:cNvPicPr/>
                  </pic:nvPicPr>
                  <pic:blipFill>
                    <a:blip r:embed="rId18"/>
                    <a:stretch>
                      <a:fillRect/>
                    </a:stretch>
                  </pic:blipFill>
                  <pic:spPr>
                    <a:xfrm>
                      <a:off x="0" y="0"/>
                      <a:ext cx="5576894" cy="3427168"/>
                    </a:xfrm>
                    <a:prstGeom prst="rect">
                      <a:avLst/>
                    </a:prstGeom>
                  </pic:spPr>
                </pic:pic>
              </a:graphicData>
            </a:graphic>
          </wp:inline>
        </w:drawing>
      </w:r>
    </w:p>
    <w:p w14:paraId="227468C8" w14:textId="069C14F5" w:rsidR="00330EBC" w:rsidRDefault="009F01BF" w:rsidP="00B97E7C">
      <w:pPr>
        <w:pStyle w:val="Caption"/>
      </w:pPr>
      <w:bookmarkStart w:id="27" w:name="_Toc183787889"/>
      <w:r>
        <w:t xml:space="preserve">Figure </w:t>
      </w:r>
      <w:fldSimple w:instr=" SEQ Figure \* ARABIC ">
        <w:r w:rsidR="00D12D76">
          <w:rPr>
            <w:noProof/>
          </w:rPr>
          <w:t>6</w:t>
        </w:r>
      </w:fldSimple>
      <w:r>
        <w:t xml:space="preserve">: </w:t>
      </w:r>
      <w:r w:rsidRPr="006D3F61">
        <w:t xml:space="preserve">Scatterplots of the Log Odds Against the Independent Variables in Logistic Regression </w:t>
      </w:r>
      <w:r>
        <w:t>without</w:t>
      </w:r>
      <w:r w:rsidRPr="006D3F61">
        <w:t xml:space="preserve"> Outlier</w:t>
      </w:r>
      <w:r w:rsidR="00B97E7C">
        <w:t>s</w:t>
      </w:r>
      <w:bookmarkEnd w:id="27"/>
    </w:p>
    <w:p w14:paraId="61A1BCE6" w14:textId="650F04E6" w:rsidR="00AA2967" w:rsidRDefault="00D208CE" w:rsidP="00AA2967">
      <w:r>
        <w:t>A</w:t>
      </w:r>
      <w:r w:rsidR="00922681">
        <w:t xml:space="preserve"> problem is that</w:t>
      </w:r>
      <w:r w:rsidR="004424BF">
        <w:t xml:space="preserve"> outliers mostly define</w:t>
      </w:r>
      <w:r w:rsidR="00922681">
        <w:t xml:space="preserve"> any linear relationship that could be salvaged for </w:t>
      </w:r>
      <w:r>
        <w:t>each of these two variables</w:t>
      </w:r>
      <w:r w:rsidR="00922681">
        <w:t xml:space="preserve">. </w:t>
      </w:r>
      <w:r w:rsidR="004424BF">
        <w:t>The</w:t>
      </w:r>
      <w:r w:rsidR="00687D48">
        <w:t xml:space="preserve"> percentage of householders who are only American Indian/Alaskan Native and only black appear to have a completely random relationship with the logit when outliers for these two variables are removed. </w:t>
      </w:r>
      <w:r w:rsidR="00922681">
        <w:t xml:space="preserve">While we could develop a model </w:t>
      </w:r>
      <w:r w:rsidR="009D54A9">
        <w:t>that ignores</w:t>
      </w:r>
      <w:r w:rsidR="00922681">
        <w:t xml:space="preserve"> the cluster of points on the left of the original graphs</w:t>
      </w:r>
      <w:r w:rsidR="009D54A9">
        <w:t xml:space="preserve"> in Figure 5</w:t>
      </w:r>
      <w:r w:rsidR="00922681">
        <w:t xml:space="preserve"> and only </w:t>
      </w:r>
      <w:r w:rsidR="009D54A9">
        <w:t>looks</w:t>
      </w:r>
      <w:r w:rsidR="00922681">
        <w:t xml:space="preserve"> at the “outliers” on the right side</w:t>
      </w:r>
      <w:r w:rsidR="009D54A9">
        <w:t xml:space="preserve"> of the two graphs</w:t>
      </w:r>
      <w:r w:rsidR="00922681">
        <w:t xml:space="preserve">, this would </w:t>
      </w:r>
      <w:r w:rsidR="00A945E0">
        <w:t>result in</w:t>
      </w:r>
      <w:r w:rsidR="00922681">
        <w:t xml:space="preserve"> ignor</w:t>
      </w:r>
      <w:r w:rsidR="00A945E0">
        <w:t>ing</w:t>
      </w:r>
      <w:r w:rsidR="00922681">
        <w:t xml:space="preserve"> most of the data. </w:t>
      </w:r>
    </w:p>
    <w:p w14:paraId="25B99D05" w14:textId="6790D418" w:rsidR="00687D48" w:rsidRDefault="00A945E0" w:rsidP="00AA2967">
      <w:r>
        <w:t xml:space="preserve">Below </w:t>
      </w:r>
      <w:r w:rsidR="00687D48">
        <w:t xml:space="preserve">is a </w:t>
      </w:r>
      <w:r w:rsidR="009D54A9">
        <w:t xml:space="preserve">frequency table </w:t>
      </w:r>
      <w:r w:rsidR="00687D48">
        <w:t xml:space="preserve">of </w:t>
      </w:r>
      <w:r w:rsidR="00687D48" w:rsidRPr="00B97E7C">
        <w:rPr>
          <w:b/>
          <w:bCs/>
        </w:rPr>
        <w:t>REGION</w:t>
      </w:r>
      <w:r w:rsidR="00687D48">
        <w:t xml:space="preserve"> for outliers of the percentage of householders who are only black variable</w:t>
      </w:r>
      <w:r w:rsidR="00151A91">
        <w:t>:</w:t>
      </w:r>
    </w:p>
    <w:tbl>
      <w:tblPr>
        <w:tblStyle w:val="PlainTable1"/>
        <w:tblW w:w="0" w:type="auto"/>
        <w:tblLook w:val="04A0" w:firstRow="1" w:lastRow="0" w:firstColumn="1" w:lastColumn="0" w:noHBand="0" w:noVBand="1"/>
      </w:tblPr>
      <w:tblGrid>
        <w:gridCol w:w="2337"/>
        <w:gridCol w:w="2337"/>
        <w:gridCol w:w="2338"/>
        <w:gridCol w:w="2338"/>
      </w:tblGrid>
      <w:tr w:rsidR="009F01BF" w14:paraId="12607F15" w14:textId="77777777" w:rsidTr="00364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EBF0A7C" w14:textId="48420D2E" w:rsidR="009F01BF" w:rsidRDefault="009F01BF" w:rsidP="00AA2967">
            <w:r>
              <w:t>Midwest</w:t>
            </w:r>
          </w:p>
        </w:tc>
        <w:tc>
          <w:tcPr>
            <w:tcW w:w="2337" w:type="dxa"/>
          </w:tcPr>
          <w:p w14:paraId="32021801" w14:textId="7F2A8EF2" w:rsidR="009F01BF" w:rsidRDefault="009F01BF" w:rsidP="00AA2967">
            <w:pPr>
              <w:cnfStyle w:val="100000000000" w:firstRow="1" w:lastRow="0" w:firstColumn="0" w:lastColumn="0" w:oddVBand="0" w:evenVBand="0" w:oddHBand="0" w:evenHBand="0" w:firstRowFirstColumn="0" w:firstRowLastColumn="0" w:lastRowFirstColumn="0" w:lastRowLastColumn="0"/>
            </w:pPr>
            <w:r>
              <w:t>Northeast</w:t>
            </w:r>
          </w:p>
        </w:tc>
        <w:tc>
          <w:tcPr>
            <w:tcW w:w="2338" w:type="dxa"/>
          </w:tcPr>
          <w:p w14:paraId="155FBA01" w14:textId="5590E5ED" w:rsidR="009F01BF" w:rsidRDefault="009F01BF" w:rsidP="00AA2967">
            <w:pPr>
              <w:cnfStyle w:val="100000000000" w:firstRow="1" w:lastRow="0" w:firstColumn="0" w:lastColumn="0" w:oddVBand="0" w:evenVBand="0" w:oddHBand="0" w:evenHBand="0" w:firstRowFirstColumn="0" w:firstRowLastColumn="0" w:lastRowFirstColumn="0" w:lastRowLastColumn="0"/>
            </w:pPr>
            <w:r>
              <w:t xml:space="preserve">South </w:t>
            </w:r>
          </w:p>
        </w:tc>
        <w:tc>
          <w:tcPr>
            <w:tcW w:w="2338" w:type="dxa"/>
          </w:tcPr>
          <w:p w14:paraId="146F7176" w14:textId="484FEBF5" w:rsidR="009F01BF" w:rsidRDefault="009F01BF" w:rsidP="00AA2967">
            <w:pPr>
              <w:cnfStyle w:val="100000000000" w:firstRow="1" w:lastRow="0" w:firstColumn="0" w:lastColumn="0" w:oddVBand="0" w:evenVBand="0" w:oddHBand="0" w:evenHBand="0" w:firstRowFirstColumn="0" w:firstRowLastColumn="0" w:lastRowFirstColumn="0" w:lastRowLastColumn="0"/>
            </w:pPr>
            <w:r>
              <w:t>Territory</w:t>
            </w:r>
          </w:p>
        </w:tc>
      </w:tr>
      <w:tr w:rsidR="009F01BF" w14:paraId="1C1A8BD4" w14:textId="77777777" w:rsidTr="00364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AF7F97C" w14:textId="724334DB" w:rsidR="009F01BF" w:rsidRDefault="009F01BF" w:rsidP="00AA2967">
            <w:r>
              <w:t>12</w:t>
            </w:r>
          </w:p>
        </w:tc>
        <w:tc>
          <w:tcPr>
            <w:tcW w:w="2337" w:type="dxa"/>
          </w:tcPr>
          <w:p w14:paraId="362ACE02" w14:textId="174FAA73" w:rsidR="009F01BF" w:rsidRDefault="009F01BF" w:rsidP="00AA2967">
            <w:pPr>
              <w:cnfStyle w:val="000000100000" w:firstRow="0" w:lastRow="0" w:firstColumn="0" w:lastColumn="0" w:oddVBand="0" w:evenVBand="0" w:oddHBand="1" w:evenHBand="0" w:firstRowFirstColumn="0" w:firstRowLastColumn="0" w:lastRowFirstColumn="0" w:lastRowLastColumn="0"/>
            </w:pPr>
            <w:r>
              <w:t>4</w:t>
            </w:r>
          </w:p>
        </w:tc>
        <w:tc>
          <w:tcPr>
            <w:tcW w:w="2338" w:type="dxa"/>
          </w:tcPr>
          <w:p w14:paraId="232DF2E7" w14:textId="1271D1CB" w:rsidR="009F01BF" w:rsidRDefault="009F01BF" w:rsidP="00AA2967">
            <w:pPr>
              <w:cnfStyle w:val="000000100000" w:firstRow="0" w:lastRow="0" w:firstColumn="0" w:lastColumn="0" w:oddVBand="0" w:evenVBand="0" w:oddHBand="1" w:evenHBand="0" w:firstRowFirstColumn="0" w:firstRowLastColumn="0" w:lastRowFirstColumn="0" w:lastRowLastColumn="0"/>
            </w:pPr>
            <w:r>
              <w:t>394</w:t>
            </w:r>
          </w:p>
        </w:tc>
        <w:tc>
          <w:tcPr>
            <w:tcW w:w="2338" w:type="dxa"/>
          </w:tcPr>
          <w:p w14:paraId="34CC4908" w14:textId="338A1F2E" w:rsidR="009F01BF" w:rsidRDefault="009F01BF" w:rsidP="009F01BF">
            <w:pPr>
              <w:keepNext/>
              <w:cnfStyle w:val="000000100000" w:firstRow="0" w:lastRow="0" w:firstColumn="0" w:lastColumn="0" w:oddVBand="0" w:evenVBand="0" w:oddHBand="1" w:evenHBand="0" w:firstRowFirstColumn="0" w:firstRowLastColumn="0" w:lastRowFirstColumn="0" w:lastRowLastColumn="0"/>
            </w:pPr>
            <w:r>
              <w:t>9</w:t>
            </w:r>
          </w:p>
        </w:tc>
      </w:tr>
    </w:tbl>
    <w:p w14:paraId="09131A49" w14:textId="2753650E" w:rsidR="00687D48" w:rsidRDefault="009F01BF" w:rsidP="009F01BF">
      <w:pPr>
        <w:pStyle w:val="Caption"/>
      </w:pPr>
      <w:bookmarkStart w:id="28" w:name="_Toc183787906"/>
      <w:r>
        <w:t xml:space="preserve">Table </w:t>
      </w:r>
      <w:fldSimple w:instr=" SEQ Table \* ARABIC ">
        <w:r w:rsidR="00F01BB8">
          <w:rPr>
            <w:noProof/>
          </w:rPr>
          <w:t>6</w:t>
        </w:r>
      </w:fldSimple>
      <w:r>
        <w:t xml:space="preserve">: </w:t>
      </w:r>
      <w:r w:rsidRPr="00984483">
        <w:t>Frequency of Regions for data points that are outliers (based on IQR rule) for the variable of the percentage of householders whose only race is black</w:t>
      </w:r>
      <w:bookmarkEnd w:id="28"/>
    </w:p>
    <w:p w14:paraId="585F08F7" w14:textId="6AF406A2" w:rsidR="00113FF1" w:rsidRDefault="00687D48" w:rsidP="00AA2967">
      <w:r>
        <w:t>A</w:t>
      </w:r>
      <w:r w:rsidR="009B721D">
        <w:t xml:space="preserve">bout 94% of the outliers for </w:t>
      </w:r>
      <w:r w:rsidR="00B97E7C">
        <w:t>the percentage of householders whose only race is black</w:t>
      </w:r>
      <w:r w:rsidR="009B721D">
        <w:t xml:space="preserve"> exist in the Southern region, so it would not make sense to run the model</w:t>
      </w:r>
      <w:r w:rsidR="00B97E7C">
        <w:t xml:space="preserve"> </w:t>
      </w:r>
      <w:r w:rsidR="009B721D">
        <w:t>for only these points</w:t>
      </w:r>
      <w:r w:rsidR="00B97E7C">
        <w:t xml:space="preserve"> when investigating the impact of a county’s region.</w:t>
      </w:r>
    </w:p>
    <w:p w14:paraId="0CBB6CA8" w14:textId="4E8F33E7" w:rsidR="009B721D" w:rsidRDefault="009D54A9" w:rsidP="00AA2967">
      <w:r>
        <w:t>In Figure 6, the logit plots of the</w:t>
      </w:r>
      <w:r w:rsidR="009B721D">
        <w:t xml:space="preserve"> graduate degree </w:t>
      </w:r>
      <w:r>
        <w:t>and percentage of householders who are Asian are reasonably linear</w:t>
      </w:r>
      <w:r w:rsidR="009B721D">
        <w:t xml:space="preserve">. Overall, these plots could be assumed to not violate the assumption of linearity between the logit and the predictor. </w:t>
      </w:r>
    </w:p>
    <w:p w14:paraId="3BFE2B81" w14:textId="4A1F583A" w:rsidR="00D208CE" w:rsidRDefault="00A945E0" w:rsidP="00AA2967">
      <w:r>
        <w:lastRenderedPageBreak/>
        <w:t xml:space="preserve">Assumptions </w:t>
      </w:r>
      <w:r w:rsidR="00D208CE">
        <w:t xml:space="preserve">for a model using region, urban-rural continuum code (as measured by </w:t>
      </w:r>
      <w:r w:rsidR="00D208CE" w:rsidRPr="00D208CE">
        <w:rPr>
          <w:b/>
          <w:bCs/>
        </w:rPr>
        <w:t>AHRF_USDA_RUCC_2013</w:t>
      </w:r>
      <w:r w:rsidR="00D208CE">
        <w:t>), the percent of householders who are only Asian, and the percent of the population 25 and older with a graduate degree</w:t>
      </w:r>
      <w:r>
        <w:t xml:space="preserve"> are examined</w:t>
      </w:r>
      <w:r w:rsidR="00D208CE">
        <w:t xml:space="preserve">. </w:t>
      </w:r>
    </w:p>
    <w:p w14:paraId="10418D7F" w14:textId="4655545D" w:rsidR="00D208CE" w:rsidRPr="0045571A" w:rsidRDefault="00D208CE" w:rsidP="00D208CE">
      <w:pPr>
        <w:pStyle w:val="ListParagraph"/>
        <w:numPr>
          <w:ilvl w:val="0"/>
          <w:numId w:val="15"/>
        </w:numPr>
        <w:rPr>
          <w:b/>
          <w:bCs/>
        </w:rPr>
      </w:pPr>
      <w:r w:rsidRPr="0045571A">
        <w:rPr>
          <w:b/>
          <w:bCs/>
        </w:rPr>
        <w:t>The response variable is still binary.</w:t>
      </w:r>
    </w:p>
    <w:p w14:paraId="5256DDAF" w14:textId="0BB289DF" w:rsidR="00D208CE" w:rsidRPr="0045571A" w:rsidRDefault="00D208CE" w:rsidP="00D208CE">
      <w:pPr>
        <w:pStyle w:val="ListParagraph"/>
        <w:numPr>
          <w:ilvl w:val="0"/>
          <w:numId w:val="15"/>
        </w:numPr>
        <w:rPr>
          <w:b/>
          <w:bCs/>
        </w:rPr>
      </w:pPr>
      <w:r w:rsidRPr="0045571A">
        <w:rPr>
          <w:b/>
          <w:bCs/>
        </w:rPr>
        <w:t>Observations are still independent</w:t>
      </w:r>
    </w:p>
    <w:p w14:paraId="095EFBCF" w14:textId="68A87EC4" w:rsidR="00D208CE" w:rsidRPr="0045571A" w:rsidRDefault="00D208CE" w:rsidP="00D208CE">
      <w:pPr>
        <w:pStyle w:val="ListParagraph"/>
        <w:numPr>
          <w:ilvl w:val="0"/>
          <w:numId w:val="15"/>
        </w:numPr>
        <w:rPr>
          <w:b/>
          <w:bCs/>
        </w:rPr>
      </w:pPr>
      <w:r w:rsidRPr="0045571A">
        <w:rPr>
          <w:b/>
          <w:bCs/>
        </w:rPr>
        <w:t>VIF V</w:t>
      </w:r>
      <w:r w:rsidR="0045571A" w:rsidRPr="0045571A">
        <w:rPr>
          <w:b/>
          <w:bCs/>
        </w:rPr>
        <w:t>alues</w:t>
      </w:r>
    </w:p>
    <w:p w14:paraId="3676EFA8" w14:textId="77777777" w:rsidR="009F01BF" w:rsidRDefault="00D208CE" w:rsidP="009F01BF">
      <w:pPr>
        <w:pStyle w:val="ListParagraph"/>
        <w:keepNext/>
      </w:pPr>
      <w:r w:rsidRPr="00D208CE">
        <w:rPr>
          <w:noProof/>
        </w:rPr>
        <w:drawing>
          <wp:inline distT="0" distB="0" distL="0" distR="0" wp14:anchorId="19742651" wp14:editId="4613CFD1">
            <wp:extent cx="4511431" cy="960203"/>
            <wp:effectExtent l="0" t="0" r="3810" b="0"/>
            <wp:docPr id="2038350750"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50750" name="Picture 1" descr="A number and numbers on a white background&#10;&#10;Description automatically generated"/>
                    <pic:cNvPicPr/>
                  </pic:nvPicPr>
                  <pic:blipFill>
                    <a:blip r:embed="rId19"/>
                    <a:stretch>
                      <a:fillRect/>
                    </a:stretch>
                  </pic:blipFill>
                  <pic:spPr>
                    <a:xfrm>
                      <a:off x="0" y="0"/>
                      <a:ext cx="4511431" cy="960203"/>
                    </a:xfrm>
                    <a:prstGeom prst="rect">
                      <a:avLst/>
                    </a:prstGeom>
                  </pic:spPr>
                </pic:pic>
              </a:graphicData>
            </a:graphic>
          </wp:inline>
        </w:drawing>
      </w:r>
    </w:p>
    <w:p w14:paraId="4763EE0E" w14:textId="2675F50C" w:rsidR="00D208CE" w:rsidRDefault="009F01BF" w:rsidP="00AC41F9">
      <w:pPr>
        <w:pStyle w:val="Caption"/>
        <w:jc w:val="center"/>
      </w:pPr>
      <w:bookmarkStart w:id="29" w:name="_Toc183787890"/>
      <w:r>
        <w:t xml:space="preserve">Figure </w:t>
      </w:r>
      <w:fldSimple w:instr=" SEQ Figure \* ARABIC ">
        <w:r w:rsidR="00D12D76">
          <w:rPr>
            <w:noProof/>
          </w:rPr>
          <w:t>7</w:t>
        </w:r>
      </w:fldSimple>
      <w:r>
        <w:t>: VIF values for logistic Regression without ACS_PCT_HOUSEHOLDER_BLACK and without ACS_PCT_HOUSEHOLDER_AIAN (American Indian/Alaskan Native)</w:t>
      </w:r>
      <w:bookmarkEnd w:id="29"/>
    </w:p>
    <w:p w14:paraId="336F0B5D" w14:textId="705A9941" w:rsidR="00D208CE" w:rsidRPr="0045571A" w:rsidRDefault="00D208CE" w:rsidP="00D208CE">
      <w:pPr>
        <w:pStyle w:val="ListParagraph"/>
        <w:numPr>
          <w:ilvl w:val="0"/>
          <w:numId w:val="15"/>
        </w:numPr>
        <w:rPr>
          <w:b/>
          <w:bCs/>
        </w:rPr>
      </w:pPr>
      <w:r w:rsidRPr="0045571A">
        <w:rPr>
          <w:b/>
          <w:bCs/>
        </w:rPr>
        <w:t>Plot of Log odds against variables</w:t>
      </w:r>
    </w:p>
    <w:p w14:paraId="736C9725" w14:textId="341471DA" w:rsidR="009F01BF" w:rsidRDefault="002C4B2D" w:rsidP="002C4B2D">
      <w:r w:rsidRPr="005322B0">
        <w:rPr>
          <w:noProof/>
        </w:rPr>
        <w:drawing>
          <wp:inline distT="0" distB="0" distL="0" distR="0" wp14:anchorId="3DE1F771" wp14:editId="64CFCB99">
            <wp:extent cx="4716780" cy="2768084"/>
            <wp:effectExtent l="0" t="0" r="7620" b="0"/>
            <wp:docPr id="129962013" name="Picture 1" descr="A graph of a graph showing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013" name="Picture 1" descr="A graph of a graph showing a blue line&#10;&#10;Description automatically generated with medium confidence"/>
                    <pic:cNvPicPr/>
                  </pic:nvPicPr>
                  <pic:blipFill>
                    <a:blip r:embed="rId20"/>
                    <a:stretch>
                      <a:fillRect/>
                    </a:stretch>
                  </pic:blipFill>
                  <pic:spPr>
                    <a:xfrm>
                      <a:off x="0" y="0"/>
                      <a:ext cx="4727931" cy="2774628"/>
                    </a:xfrm>
                    <a:prstGeom prst="rect">
                      <a:avLst/>
                    </a:prstGeom>
                  </pic:spPr>
                </pic:pic>
              </a:graphicData>
            </a:graphic>
          </wp:inline>
        </w:drawing>
      </w:r>
    </w:p>
    <w:p w14:paraId="5A1E0316" w14:textId="341471DA" w:rsidR="00D208CE" w:rsidRDefault="009F01BF" w:rsidP="00B97E7C">
      <w:pPr>
        <w:pStyle w:val="Caption"/>
      </w:pPr>
      <w:bookmarkStart w:id="30" w:name="_Toc183787891"/>
      <w:r>
        <w:t xml:space="preserve">Figure </w:t>
      </w:r>
      <w:fldSimple w:instr=" SEQ Figure \* ARABIC ">
        <w:r w:rsidR="00D12D76">
          <w:rPr>
            <w:noProof/>
          </w:rPr>
          <w:t>8</w:t>
        </w:r>
      </w:fldSimple>
      <w:r>
        <w:t xml:space="preserve">: Scatterplot of Log-Odds Against Independent Variables when the only numeric variables are percentage with </w:t>
      </w:r>
      <w:r w:rsidR="009D54A9">
        <w:t xml:space="preserve">a </w:t>
      </w:r>
      <w:r>
        <w:t>graduate degree and percentage of householders who are only Asian</w:t>
      </w:r>
      <w:bookmarkEnd w:id="30"/>
    </w:p>
    <w:p w14:paraId="06FA9F37" w14:textId="75C573F9" w:rsidR="00FC0E73" w:rsidRDefault="00000000" w:rsidP="00FC0E73">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C0E73">
        <w:rPr>
          <w:rFonts w:eastAsiaTheme="minorEastAsia"/>
        </w:rPr>
        <w:t xml:space="preserve"> values for a </w:t>
      </w:r>
      <w:r w:rsidR="00FC0E73" w:rsidRPr="00CB35BD">
        <w:rPr>
          <w:rFonts w:eastAsiaTheme="minorEastAsia"/>
          <w:b/>
          <w:bCs/>
        </w:rPr>
        <w:t>linear</w:t>
      </w:r>
      <w:r w:rsidR="00FC0E73">
        <w:rPr>
          <w:rFonts w:eastAsiaTheme="minorEastAsia"/>
        </w:rPr>
        <w:t xml:space="preserve"> regression conducted with log odds as the dependent variable and the quantitative, independent variables of interest for the logistic regression are shown below. The log odds come from a logistic regression model run with region, rural-urban continuum code, percentage of county population with a graduate degree, and percentage of householders in a county identifying as only Asian:</w:t>
      </w:r>
    </w:p>
    <w:tbl>
      <w:tblPr>
        <w:tblStyle w:val="PlainTable1"/>
        <w:tblW w:w="0" w:type="auto"/>
        <w:tblLook w:val="04A0" w:firstRow="1" w:lastRow="0" w:firstColumn="1" w:lastColumn="0" w:noHBand="0" w:noVBand="1"/>
      </w:tblPr>
      <w:tblGrid>
        <w:gridCol w:w="4067"/>
        <w:gridCol w:w="2800"/>
        <w:gridCol w:w="2483"/>
      </w:tblGrid>
      <w:tr w:rsidR="00BC1D47" w14:paraId="25EAA196" w14:textId="6D3CE1EC" w:rsidTr="00364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0B75F2BB" w14:textId="77777777" w:rsidR="00BC1D47" w:rsidRDefault="00BC1D47" w:rsidP="006F4C9E">
            <w:r>
              <w:t xml:space="preserve">Which variable against </w:t>
            </w:r>
            <w:proofErr w:type="spellStart"/>
            <w:r>
              <w:t>log</w:t>
            </w:r>
            <w:proofErr w:type="spellEnd"/>
            <w:r>
              <w:t xml:space="preserve"> odds? </w:t>
            </w:r>
          </w:p>
        </w:tc>
        <w:tc>
          <w:tcPr>
            <w:tcW w:w="2800" w:type="dxa"/>
          </w:tcPr>
          <w:p w14:paraId="46EDA548" w14:textId="77777777" w:rsidR="00BC1D47" w:rsidRDefault="00000000" w:rsidP="006F4C9E">
            <w:pPr>
              <w:cnfStyle w:val="100000000000" w:firstRow="1" w:lastRow="0" w:firstColumn="0" w:lastColumn="0" w:oddVBand="0" w:evenVBand="0" w:oddHBand="0" w:evenHBand="0" w:firstRowFirstColumn="0" w:firstRowLastColumn="0" w:lastRowFirstColumn="0" w:lastRowLastColumn="0"/>
            </w:pPr>
            <m:oMath>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2</m:t>
                  </m:r>
                </m:sup>
              </m:sSup>
            </m:oMath>
            <w:r w:rsidR="00BC1D47">
              <w:rPr>
                <w:rFonts w:eastAsiaTheme="minorEastAsia"/>
              </w:rPr>
              <w:t xml:space="preserve"> </w:t>
            </w:r>
          </w:p>
        </w:tc>
        <w:tc>
          <w:tcPr>
            <w:tcW w:w="2483" w:type="dxa"/>
          </w:tcPr>
          <w:p w14:paraId="53B3FDB7" w14:textId="3390995A" w:rsidR="00BC1D47" w:rsidRDefault="00BC1D47" w:rsidP="006F4C9E">
            <w:pP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cs="Times New Roman"/>
              </w:rPr>
            </w:pPr>
            <w:r>
              <w:rPr>
                <w:rFonts w:ascii="Aptos Display" w:eastAsia="Times New Roman" w:hAnsi="Aptos Display" w:cs="Times New Roman"/>
              </w:rPr>
              <w:t>Correlation</w:t>
            </w:r>
          </w:p>
        </w:tc>
      </w:tr>
      <w:tr w:rsidR="00BC1D47" w14:paraId="71767D50" w14:textId="09917D1A" w:rsidTr="00364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7" w:type="dxa"/>
          </w:tcPr>
          <w:p w14:paraId="0F65BD55" w14:textId="77777777" w:rsidR="00BC1D47" w:rsidRDefault="00BC1D47" w:rsidP="006F4C9E">
            <w:r>
              <w:t>ACS_PCT_GRADUATE_DGR</w:t>
            </w:r>
          </w:p>
        </w:tc>
        <w:tc>
          <w:tcPr>
            <w:tcW w:w="2800" w:type="dxa"/>
          </w:tcPr>
          <w:p w14:paraId="4D1D208C" w14:textId="40897A04" w:rsidR="00BC1D47" w:rsidRDefault="00BC1D47" w:rsidP="006F4C9E">
            <w:pPr>
              <w:cnfStyle w:val="000000100000" w:firstRow="0" w:lastRow="0" w:firstColumn="0" w:lastColumn="0" w:oddVBand="0" w:evenVBand="0" w:oddHBand="1" w:evenHBand="0" w:firstRowFirstColumn="0" w:firstRowLastColumn="0" w:lastRowFirstColumn="0" w:lastRowLastColumn="0"/>
            </w:pPr>
            <w:r>
              <w:t>0.5147</w:t>
            </w:r>
          </w:p>
        </w:tc>
        <w:tc>
          <w:tcPr>
            <w:tcW w:w="2483" w:type="dxa"/>
          </w:tcPr>
          <w:p w14:paraId="2D7912EE" w14:textId="431861D8" w:rsidR="00BC1D47" w:rsidRDefault="00BC1D47" w:rsidP="006F4C9E">
            <w:pPr>
              <w:cnfStyle w:val="000000100000" w:firstRow="0" w:lastRow="0" w:firstColumn="0" w:lastColumn="0" w:oddVBand="0" w:evenVBand="0" w:oddHBand="1" w:evenHBand="0" w:firstRowFirstColumn="0" w:firstRowLastColumn="0" w:lastRowFirstColumn="0" w:lastRowLastColumn="0"/>
            </w:pPr>
            <w:r>
              <w:t>-0.71741</w:t>
            </w:r>
          </w:p>
        </w:tc>
      </w:tr>
      <w:tr w:rsidR="00616A49" w14:paraId="20C12E63" w14:textId="77777777" w:rsidTr="0036495A">
        <w:tc>
          <w:tcPr>
            <w:cnfStyle w:val="001000000000" w:firstRow="0" w:lastRow="0" w:firstColumn="1" w:lastColumn="0" w:oddVBand="0" w:evenVBand="0" w:oddHBand="0" w:evenHBand="0" w:firstRowFirstColumn="0" w:firstRowLastColumn="0" w:lastRowFirstColumn="0" w:lastRowLastColumn="0"/>
            <w:tcW w:w="4067" w:type="dxa"/>
          </w:tcPr>
          <w:p w14:paraId="50932BFA" w14:textId="378430C5" w:rsidR="00616A49" w:rsidRDefault="00616A49" w:rsidP="006F4C9E">
            <w:r>
              <w:t>ACS_PCT_HOUSEHOLDER_ASIAN</w:t>
            </w:r>
          </w:p>
        </w:tc>
        <w:tc>
          <w:tcPr>
            <w:tcW w:w="2800" w:type="dxa"/>
          </w:tcPr>
          <w:p w14:paraId="390AFF8B" w14:textId="7CE70855" w:rsidR="00616A49" w:rsidRDefault="00616A49" w:rsidP="006F4C9E">
            <w:pPr>
              <w:cnfStyle w:val="000000000000" w:firstRow="0" w:lastRow="0" w:firstColumn="0" w:lastColumn="0" w:oddVBand="0" w:evenVBand="0" w:oddHBand="0" w:evenHBand="0" w:firstRowFirstColumn="0" w:firstRowLastColumn="0" w:lastRowFirstColumn="0" w:lastRowLastColumn="0"/>
            </w:pPr>
            <w:r>
              <w:t>0.3484</w:t>
            </w:r>
          </w:p>
        </w:tc>
        <w:tc>
          <w:tcPr>
            <w:tcW w:w="2483" w:type="dxa"/>
          </w:tcPr>
          <w:p w14:paraId="75FA5CA5" w14:textId="4D8051D6" w:rsidR="00616A49" w:rsidRDefault="00616A49" w:rsidP="009F01BF">
            <w:pPr>
              <w:keepNext/>
              <w:cnfStyle w:val="000000000000" w:firstRow="0" w:lastRow="0" w:firstColumn="0" w:lastColumn="0" w:oddVBand="0" w:evenVBand="0" w:oddHBand="0" w:evenHBand="0" w:firstRowFirstColumn="0" w:firstRowLastColumn="0" w:lastRowFirstColumn="0" w:lastRowLastColumn="0"/>
            </w:pPr>
            <w:r>
              <w:t>-0.59025</w:t>
            </w:r>
          </w:p>
        </w:tc>
      </w:tr>
    </w:tbl>
    <w:p w14:paraId="3FB1F17E" w14:textId="1BA50706" w:rsidR="003B64BE" w:rsidRDefault="009F01BF" w:rsidP="009F01BF">
      <w:pPr>
        <w:pStyle w:val="Caption"/>
      </w:pPr>
      <w:bookmarkStart w:id="31" w:name="_Toc183787907"/>
      <w:r>
        <w:t xml:space="preserve">Table </w:t>
      </w:r>
      <w:fldSimple w:instr=" SEQ Table \* ARABIC ">
        <w:r w:rsidR="00F01BB8">
          <w:rPr>
            <w:noProof/>
          </w:rPr>
          <w:t>7</w:t>
        </w:r>
      </w:fldSimple>
      <w:r>
        <w:t>: New</w:t>
      </w:r>
      <w:r>
        <w:rPr>
          <w:noProof/>
        </w:rPr>
        <w:t xml:space="preserve"> R-Squared values for Linear Regression between the Logit and the Independent Variables without the variables or percentage of householders who are either only black or only American Indian/Alaskan Native</w:t>
      </w:r>
      <w:bookmarkEnd w:id="31"/>
    </w:p>
    <w:p w14:paraId="0187A098" w14:textId="24428571" w:rsidR="00C47A8F" w:rsidRDefault="003B64BE" w:rsidP="007E58A4">
      <w:r>
        <w:lastRenderedPageBreak/>
        <w:t xml:space="preserve">The relationship between the log-odds and </w:t>
      </w:r>
      <w:r w:rsidR="009D54A9">
        <w:t xml:space="preserve">the </w:t>
      </w:r>
      <w:r>
        <w:t xml:space="preserve">percentage of </w:t>
      </w:r>
      <w:r w:rsidR="009D54A9">
        <w:t xml:space="preserve">the </w:t>
      </w:r>
      <w:r>
        <w:t>25+ aged population with a graduate degree became slightly stronger than before</w:t>
      </w:r>
      <w:r w:rsidR="00A675A6">
        <w:t xml:space="preserve"> </w:t>
      </w:r>
      <w:r>
        <w:t xml:space="preserve">when the percentage of householders who were only Asian and </w:t>
      </w:r>
      <w:r w:rsidR="009D54A9">
        <w:t xml:space="preserve">the </w:t>
      </w:r>
      <w:r>
        <w:t xml:space="preserve">percentage of householders who were only American Indian/Alaskan Native were </w:t>
      </w:r>
      <w:r w:rsidR="00A945E0">
        <w:t xml:space="preserve">included </w:t>
      </w:r>
      <w:r>
        <w:t>in the model</w:t>
      </w:r>
      <w:r w:rsidR="00A675A6">
        <w:t xml:space="preserve"> as well. </w:t>
      </w:r>
      <w:r>
        <w:t>The relationship between</w:t>
      </w:r>
      <w:r w:rsidR="00A675A6">
        <w:t xml:space="preserve"> the</w:t>
      </w:r>
      <w:r>
        <w:t xml:space="preserve"> log-odds and </w:t>
      </w:r>
      <w:r w:rsidR="009D54A9">
        <w:t xml:space="preserve">the </w:t>
      </w:r>
      <w:r w:rsidR="00A675A6">
        <w:t>percent</w:t>
      </w:r>
      <w:r>
        <w:t xml:space="preserve"> of householders who are only Asian </w:t>
      </w:r>
      <w:r w:rsidR="00A675A6">
        <w:t>is slightly weaker</w:t>
      </w:r>
      <w:r w:rsidR="00AC41F9">
        <w:t xml:space="preserve"> </w:t>
      </w:r>
      <w:r w:rsidR="00AC41F9" w:rsidRPr="00AC41F9">
        <w:t>—</w:t>
      </w:r>
      <w:r w:rsidR="00A675A6">
        <w:t>but still very similar to</w:t>
      </w:r>
      <w:r w:rsidR="00AC41F9" w:rsidRPr="00AC41F9">
        <w:t>—</w:t>
      </w:r>
      <w:r w:rsidR="00A675A6">
        <w:t>what was</w:t>
      </w:r>
      <w:r w:rsidR="00A945E0">
        <w:t xml:space="preserve"> found</w:t>
      </w:r>
      <w:r w:rsidR="00A675A6">
        <w:t xml:space="preserve"> in the previous model. </w:t>
      </w:r>
      <w:r>
        <w:t>This</w:t>
      </w:r>
      <w:r w:rsidR="00A945E0">
        <w:t xml:space="preserve"> </w:t>
      </w:r>
      <w:r w:rsidR="007027EE">
        <w:t>provides</w:t>
      </w:r>
      <w:r w:rsidR="00A945E0">
        <w:t xml:space="preserve"> evidence that this</w:t>
      </w:r>
      <w:r>
        <w:t xml:space="preserve"> is a valid model to run. </w:t>
      </w:r>
    </w:p>
    <w:p w14:paraId="4F089D4A" w14:textId="77777777" w:rsidR="00C47A8F" w:rsidRDefault="00C47A8F" w:rsidP="00C47A8F">
      <w:pPr>
        <w:pStyle w:val="Heading1"/>
      </w:pPr>
      <w:bookmarkStart w:id="32" w:name="_Toc183787878"/>
      <w:r>
        <w:t>Initial Logistic Regression Model</w:t>
      </w:r>
      <w:bookmarkEnd w:id="32"/>
    </w:p>
    <w:p w14:paraId="0E23F480" w14:textId="374894EE" w:rsidR="00C47A8F" w:rsidRDefault="00A945E0" w:rsidP="00C47A8F">
      <w:r>
        <w:t>First</w:t>
      </w:r>
      <w:r w:rsidR="00C47A8F">
        <w:t xml:space="preserve">, </w:t>
      </w:r>
      <w:r>
        <w:t>a</w:t>
      </w:r>
      <w:r w:rsidR="00C47A8F">
        <w:t xml:space="preserve"> logistic regression model</w:t>
      </w:r>
      <w:r w:rsidR="00DF0346">
        <w:t xml:space="preserve"> was developed</w:t>
      </w:r>
      <w:r w:rsidR="00C47A8F">
        <w:t xml:space="preserve"> on the 2019 county-level data</w:t>
      </w:r>
      <w:r w:rsidR="00DF0346">
        <w:t>. One variable included in this model</w:t>
      </w:r>
      <w:r w:rsidR="00C47A8F">
        <w:t xml:space="preserve"> </w:t>
      </w:r>
      <w:r w:rsidR="00DF0346">
        <w:t xml:space="preserve">was </w:t>
      </w:r>
      <w:r w:rsidR="00C47A8F" w:rsidRPr="00B53028">
        <w:rPr>
          <w:b/>
          <w:bCs/>
        </w:rPr>
        <w:t>Region</w:t>
      </w:r>
      <w:r w:rsidR="00C47A8F">
        <w:t xml:space="preserve"> (which can be </w:t>
      </w:r>
      <w:r w:rsidR="00A675A6">
        <w:t>“</w:t>
      </w:r>
      <w:r w:rsidR="00C47A8F">
        <w:t>South</w:t>
      </w:r>
      <w:r w:rsidR="00A675A6">
        <w:t>”</w:t>
      </w:r>
      <w:r w:rsidR="00C47A8F">
        <w:t xml:space="preserve">, </w:t>
      </w:r>
      <w:r w:rsidR="00A675A6">
        <w:t>“</w:t>
      </w:r>
      <w:r w:rsidR="00C47A8F">
        <w:t>Midwest</w:t>
      </w:r>
      <w:r w:rsidR="00A675A6">
        <w:t>”</w:t>
      </w:r>
      <w:r w:rsidR="00C47A8F">
        <w:t xml:space="preserve">, </w:t>
      </w:r>
      <w:r w:rsidR="00A675A6">
        <w:t>“</w:t>
      </w:r>
      <w:r w:rsidR="00C47A8F">
        <w:t>Northeast</w:t>
      </w:r>
      <w:r w:rsidR="00A675A6">
        <w:t>”</w:t>
      </w:r>
      <w:r w:rsidR="00C47A8F">
        <w:t xml:space="preserve">, or </w:t>
      </w:r>
      <w:r w:rsidR="00A675A6">
        <w:t>“</w:t>
      </w:r>
      <w:r w:rsidR="00C47A8F">
        <w:t>West</w:t>
      </w:r>
      <w:r w:rsidR="00A675A6">
        <w:t>” for counties</w:t>
      </w:r>
      <w:r w:rsidR="00C47A8F">
        <w:t xml:space="preserve"> in the </w:t>
      </w:r>
      <w:r w:rsidR="00A675A6">
        <w:t>50 states,</w:t>
      </w:r>
      <w:r w:rsidR="00C47A8F">
        <w:t xml:space="preserve"> or </w:t>
      </w:r>
      <w:r w:rsidR="00A675A6">
        <w:t>“</w:t>
      </w:r>
      <w:r w:rsidR="00C47A8F">
        <w:t>Territory</w:t>
      </w:r>
      <w:r w:rsidR="00A675A6">
        <w:t>”</w:t>
      </w:r>
      <w:r w:rsidR="00C47A8F">
        <w:t xml:space="preserve"> for U.S. territories). </w:t>
      </w:r>
      <w:r w:rsidR="007027EE">
        <w:t>Since the</w:t>
      </w:r>
      <w:r w:rsidR="00C47A8F">
        <w:t xml:space="preserve"> original data left the </w:t>
      </w:r>
      <w:r w:rsidR="00B97E7C">
        <w:t>“</w:t>
      </w:r>
      <w:r w:rsidR="00C47A8F">
        <w:rPr>
          <w:b/>
          <w:bCs/>
        </w:rPr>
        <w:t>Region</w:t>
      </w:r>
      <w:r w:rsidR="00B97E7C">
        <w:rPr>
          <w:b/>
          <w:bCs/>
        </w:rPr>
        <w:t>”</w:t>
      </w:r>
      <w:r w:rsidR="00C47A8F">
        <w:t xml:space="preserve"> column blank for territories, </w:t>
      </w:r>
      <w:r w:rsidR="00BA1056">
        <w:t xml:space="preserve">the </w:t>
      </w:r>
      <w:r w:rsidR="00C47A8F">
        <w:t>value</w:t>
      </w:r>
      <w:r w:rsidR="00BA1056">
        <w:t>s</w:t>
      </w:r>
      <w:r w:rsidR="00C47A8F">
        <w:t xml:space="preserve"> </w:t>
      </w:r>
      <w:r w:rsidR="00BA1056">
        <w:t>for</w:t>
      </w:r>
      <w:r w:rsidR="00C47A8F">
        <w:t xml:space="preserve"> </w:t>
      </w:r>
      <w:r w:rsidR="00C47A8F" w:rsidRPr="00A675A6">
        <w:rPr>
          <w:b/>
          <w:bCs/>
        </w:rPr>
        <w:t>“</w:t>
      </w:r>
      <w:r w:rsidR="00A675A6" w:rsidRPr="00A675A6">
        <w:rPr>
          <w:b/>
          <w:bCs/>
        </w:rPr>
        <w:t>Te</w:t>
      </w:r>
      <w:r w:rsidR="00C47A8F" w:rsidRPr="00A675A6">
        <w:rPr>
          <w:b/>
          <w:bCs/>
        </w:rPr>
        <w:t>rritory”</w:t>
      </w:r>
      <w:r w:rsidR="00C47A8F">
        <w:t xml:space="preserve"> </w:t>
      </w:r>
      <w:r w:rsidR="00BA1056">
        <w:t xml:space="preserve">were used </w:t>
      </w:r>
      <w:r w:rsidR="00C47A8F">
        <w:t xml:space="preserve">for </w:t>
      </w:r>
      <w:r w:rsidR="00B97E7C">
        <w:t>“</w:t>
      </w:r>
      <w:r w:rsidR="00C47A8F" w:rsidRPr="00B53028">
        <w:rPr>
          <w:b/>
          <w:bCs/>
        </w:rPr>
        <w:t>Region</w:t>
      </w:r>
      <w:r w:rsidR="00B97E7C">
        <w:rPr>
          <w:b/>
          <w:bCs/>
        </w:rPr>
        <w:t>”</w:t>
      </w:r>
      <w:r w:rsidR="00C47A8F">
        <w:t xml:space="preserve"> </w:t>
      </w:r>
      <w:r w:rsidR="00BA1056">
        <w:t>in United States</w:t>
      </w:r>
      <w:r w:rsidR="00C47A8F">
        <w:t xml:space="preserve"> territories.  The </w:t>
      </w:r>
      <w:r w:rsidR="00C47A8F">
        <w:rPr>
          <w:b/>
          <w:bCs/>
        </w:rPr>
        <w:t xml:space="preserve">baseline category for </w:t>
      </w:r>
      <w:r w:rsidR="00B97E7C">
        <w:rPr>
          <w:b/>
          <w:bCs/>
        </w:rPr>
        <w:t xml:space="preserve">“Region” </w:t>
      </w:r>
      <w:r w:rsidR="00C47A8F">
        <w:rPr>
          <w:b/>
          <w:bCs/>
        </w:rPr>
        <w:t xml:space="preserve"> is “Midwest.” </w:t>
      </w:r>
      <w:r w:rsidR="00616042">
        <w:t>Also included is a</w:t>
      </w:r>
      <w:r w:rsidR="00C47A8F">
        <w:t xml:space="preserve"> variable called </w:t>
      </w:r>
      <w:r w:rsidR="00C47A8F" w:rsidRPr="00A21924">
        <w:rPr>
          <w:b/>
          <w:bCs/>
        </w:rPr>
        <w:t>“AHRF_USDA_R</w:t>
      </w:r>
      <w:r w:rsidR="00C47A8F">
        <w:rPr>
          <w:b/>
          <w:bCs/>
        </w:rPr>
        <w:t>U</w:t>
      </w:r>
      <w:r w:rsidR="00C47A8F" w:rsidRPr="00A21924">
        <w:rPr>
          <w:b/>
          <w:bCs/>
        </w:rPr>
        <w:t xml:space="preserve">CC_2013”, </w:t>
      </w:r>
      <w:r w:rsidR="00C47A8F">
        <w:t xml:space="preserve">which is provided by the U.S. Department of Agriculture. This variable is categorical and is a rural-urban continuum code from the year 2013, which can take on a value of 1-9, denoting if a county is in a metro, urban, or rural area within certain population values. For rural and urban areas, the variable also records whether a county is adjacent to a metro area. The specific population ranges that the variable records, as well as adjacency to a metro area, </w:t>
      </w:r>
      <w:r w:rsidR="00B97E7C">
        <w:t>are</w:t>
      </w:r>
      <w:r w:rsidR="00C47A8F">
        <w:t xml:space="preserve"> shown in the R model output</w:t>
      </w:r>
      <w:r w:rsidR="00AC41F9">
        <w:t xml:space="preserve">. </w:t>
      </w:r>
      <w:r w:rsidR="00C47A8F">
        <w:t>For this original regression, the impact of education and race</w:t>
      </w:r>
      <w:r w:rsidR="00BA1056">
        <w:t xml:space="preserve"> are also considered</w:t>
      </w:r>
      <w:r w:rsidR="00C47A8F">
        <w:t xml:space="preserve">. </w:t>
      </w:r>
      <w:r w:rsidR="00BA1056">
        <w:t>Further, a model could potentially be considered</w:t>
      </w:r>
      <w:r w:rsidR="00C47A8F">
        <w:t xml:space="preserve"> </w:t>
      </w:r>
      <w:r w:rsidR="00BA1056">
        <w:t>un</w:t>
      </w:r>
      <w:r w:rsidR="00C47A8F">
        <w:t>reliable if</w:t>
      </w:r>
      <w:r w:rsidR="003C3CAD">
        <w:t xml:space="preserve"> both the </w:t>
      </w:r>
      <w:r w:rsidR="00C47A8F">
        <w:t xml:space="preserve">percentage of householders whose only race </w:t>
      </w:r>
      <w:r w:rsidR="00B97E7C">
        <w:t>was</w:t>
      </w:r>
      <w:r w:rsidR="00C47A8F">
        <w:t xml:space="preserve"> white </w:t>
      </w:r>
      <w:r w:rsidR="003C3CAD">
        <w:t>and</w:t>
      </w:r>
      <w:r w:rsidR="00C47A8F">
        <w:t xml:space="preserve"> the </w:t>
      </w:r>
      <w:r w:rsidR="00A675A6">
        <w:t>percentage</w:t>
      </w:r>
      <w:r w:rsidR="00C47A8F">
        <w:t xml:space="preserve"> whose only race was black</w:t>
      </w:r>
      <w:r w:rsidR="003C3CAD">
        <w:t xml:space="preserve"> were included</w:t>
      </w:r>
      <w:r w:rsidR="00C47A8F">
        <w:t xml:space="preserve"> because these variables were highly </w:t>
      </w:r>
      <w:r w:rsidR="003C3CAD">
        <w:t xml:space="preserve">negatively </w:t>
      </w:r>
      <w:commentRangeStart w:id="33"/>
      <w:commentRangeStart w:id="34"/>
      <w:r w:rsidR="00C47A8F">
        <w:t>correlated</w:t>
      </w:r>
      <w:commentRangeEnd w:id="33"/>
      <w:r w:rsidR="00BA1056">
        <w:rPr>
          <w:rStyle w:val="CommentReference"/>
        </w:rPr>
        <w:commentReference w:id="33"/>
      </w:r>
      <w:commentRangeEnd w:id="34"/>
      <w:r w:rsidR="007027EE">
        <w:rPr>
          <w:rStyle w:val="CommentReference"/>
        </w:rPr>
        <w:commentReference w:id="34"/>
      </w:r>
      <w:r w:rsidR="00A675A6">
        <w:t>.</w:t>
      </w:r>
      <w:r w:rsidR="003C3CAD">
        <w:t xml:space="preserve"> </w:t>
      </w:r>
      <w:r w:rsidR="00CD6098">
        <w:t xml:space="preserve">A discussion of the percentage of householders whose only race is white is not included separately because when it is used in a regression with the other variables of interest (as ACS_PCT_HOUSEHOLDER_BLACK was), it does not show linearity with the logit. </w:t>
      </w:r>
    </w:p>
    <w:p w14:paraId="190C7B88" w14:textId="00765D93" w:rsidR="000052EB" w:rsidRDefault="00BA1056" w:rsidP="00C47A8F">
      <w:r>
        <w:t>Note</w:t>
      </w:r>
      <w:r w:rsidR="000052EB">
        <w:t xml:space="preserve"> that 10 of the 3,230 </w:t>
      </w:r>
      <w:r w:rsidR="00AC41F9">
        <w:t xml:space="preserve">counties with the response variable present </w:t>
      </w:r>
      <w:r w:rsidR="000052EB">
        <w:t xml:space="preserve">are missing values for the percentage of householders who are only Asian and </w:t>
      </w:r>
      <w:r w:rsidR="00A675A6">
        <w:t>the percentage</w:t>
      </w:r>
      <w:r w:rsidR="000052EB">
        <w:t xml:space="preserve"> with graduate degrees. </w:t>
      </w:r>
      <w:r w:rsidR="00B97E7C">
        <w:t>All 10 of the counties missing these two variables are in territories</w:t>
      </w:r>
      <w:r w:rsidR="00AC41F9">
        <w:t xml:space="preserve">: </w:t>
      </w:r>
      <w:r w:rsidR="000052EB">
        <w:t>5 counties in American Samoa, 1 county in Guam, 1 county in the Northern Mariana Islands, and three in US Virgin Islands. The specific counties missing from the logistic regression are provided</w:t>
      </w:r>
      <w:r w:rsidR="00B97E7C">
        <w:t xml:space="preserve"> Appendix B, Figure 18</w:t>
      </w:r>
      <w:r w:rsidR="000052EB">
        <w:t>.</w:t>
      </w:r>
      <w:r w:rsidR="000052EB" w:rsidRPr="004E0085">
        <w:rPr>
          <w:b/>
          <w:bCs/>
        </w:rPr>
        <w:t xml:space="preserve"> </w:t>
      </w:r>
      <w:r>
        <w:rPr>
          <w:b/>
          <w:bCs/>
        </w:rPr>
        <w:t>As a result of</w:t>
      </w:r>
      <w:r w:rsidR="004E0085" w:rsidRPr="004E0085">
        <w:rPr>
          <w:b/>
          <w:bCs/>
        </w:rPr>
        <w:t xml:space="preserve"> these </w:t>
      </w:r>
      <w:r w:rsidR="00AC41F9">
        <w:rPr>
          <w:b/>
          <w:bCs/>
        </w:rPr>
        <w:t xml:space="preserve">10 </w:t>
      </w:r>
      <w:r w:rsidR="004E0085" w:rsidRPr="004E0085">
        <w:rPr>
          <w:b/>
          <w:bCs/>
        </w:rPr>
        <w:t xml:space="preserve">observations </w:t>
      </w:r>
      <w:r>
        <w:rPr>
          <w:b/>
          <w:bCs/>
        </w:rPr>
        <w:t>being</w:t>
      </w:r>
      <w:r w:rsidRPr="004E0085">
        <w:rPr>
          <w:b/>
          <w:bCs/>
        </w:rPr>
        <w:t xml:space="preserve"> </w:t>
      </w:r>
      <w:r w:rsidR="004E0085" w:rsidRPr="004E0085">
        <w:rPr>
          <w:b/>
          <w:bCs/>
        </w:rPr>
        <w:t>removed</w:t>
      </w:r>
      <w:r>
        <w:rPr>
          <w:b/>
          <w:bCs/>
        </w:rPr>
        <w:t>,</w:t>
      </w:r>
      <w:r w:rsidR="00A675A6">
        <w:rPr>
          <w:b/>
          <w:bCs/>
        </w:rPr>
        <w:t xml:space="preserve"> </w:t>
      </w:r>
      <w:r w:rsidR="004E0085" w:rsidRPr="004E0085">
        <w:rPr>
          <w:b/>
          <w:bCs/>
        </w:rPr>
        <w:t>all territory data comes only from Puerto Rico.</w:t>
      </w:r>
    </w:p>
    <w:p w14:paraId="5D3EE1A2" w14:textId="4F68670A" w:rsidR="0087396A" w:rsidRDefault="00C47A8F" w:rsidP="007E58A4">
      <w:r>
        <w:t xml:space="preserve">Below is a summary of the quantitative variables in the model with boxplots to provide an exploratory </w:t>
      </w:r>
      <w:r w:rsidR="00151A91">
        <w:t>overview</w:t>
      </w:r>
      <w:r>
        <w:t xml:space="preserve"> of the variables.</w:t>
      </w:r>
    </w:p>
    <w:p w14:paraId="0118ABC8" w14:textId="22CE3054" w:rsidR="0036495A" w:rsidRPr="005E70E5" w:rsidRDefault="005E70E5" w:rsidP="0036495A">
      <w:pPr>
        <w:jc w:val="center"/>
        <w:rPr>
          <w:b/>
          <w:bCs/>
          <w:sz w:val="24"/>
          <w:szCs w:val="24"/>
        </w:rPr>
      </w:pPr>
      <w:r w:rsidRPr="005E70E5">
        <w:rPr>
          <w:b/>
          <w:bCs/>
          <w:sz w:val="24"/>
          <w:szCs w:val="24"/>
        </w:rPr>
        <w:t xml:space="preserve">Summary: </w:t>
      </w:r>
      <w:r w:rsidR="0036495A" w:rsidRPr="005E70E5">
        <w:rPr>
          <w:b/>
          <w:bCs/>
          <w:sz w:val="24"/>
          <w:szCs w:val="24"/>
        </w:rPr>
        <w:t>Percentage of Population Aged 25+ with a Graduate Degree</w:t>
      </w:r>
    </w:p>
    <w:tbl>
      <w:tblPr>
        <w:tblStyle w:val="PlainTable1"/>
        <w:tblW w:w="0" w:type="auto"/>
        <w:tblLook w:val="04A0" w:firstRow="1" w:lastRow="0" w:firstColumn="1" w:lastColumn="0" w:noHBand="0" w:noVBand="1"/>
      </w:tblPr>
      <w:tblGrid>
        <w:gridCol w:w="1335"/>
        <w:gridCol w:w="1335"/>
        <w:gridCol w:w="1336"/>
        <w:gridCol w:w="1336"/>
        <w:gridCol w:w="1336"/>
        <w:gridCol w:w="1336"/>
        <w:gridCol w:w="1336"/>
      </w:tblGrid>
      <w:tr w:rsidR="0036495A" w14:paraId="7371BD9A" w14:textId="77777777" w:rsidTr="00364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1833238" w14:textId="6B3E4CDC" w:rsidR="0036495A" w:rsidRDefault="0036495A" w:rsidP="0036495A">
            <w:pPr>
              <w:jc w:val="center"/>
              <w:rPr>
                <w:b w:val="0"/>
                <w:bCs w:val="0"/>
              </w:rPr>
            </w:pPr>
            <w:r>
              <w:rPr>
                <w:b w:val="0"/>
                <w:bCs w:val="0"/>
              </w:rPr>
              <w:t>Minimum</w:t>
            </w:r>
          </w:p>
        </w:tc>
        <w:tc>
          <w:tcPr>
            <w:tcW w:w="1335" w:type="dxa"/>
          </w:tcPr>
          <w:p w14:paraId="412A5527" w14:textId="23FB4D61" w:rsidR="0036495A" w:rsidRDefault="0036495A" w:rsidP="003649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1</w:t>
            </w:r>
            <w:r w:rsidRPr="0036495A">
              <w:rPr>
                <w:b w:val="0"/>
                <w:bCs w:val="0"/>
                <w:vertAlign w:val="superscript"/>
              </w:rPr>
              <w:t>st</w:t>
            </w:r>
            <w:r>
              <w:rPr>
                <w:b w:val="0"/>
                <w:bCs w:val="0"/>
              </w:rPr>
              <w:t xml:space="preserve"> Quartile</w:t>
            </w:r>
          </w:p>
        </w:tc>
        <w:tc>
          <w:tcPr>
            <w:tcW w:w="1336" w:type="dxa"/>
          </w:tcPr>
          <w:p w14:paraId="10118599" w14:textId="66D9BB2E" w:rsidR="0036495A" w:rsidRDefault="0036495A" w:rsidP="003649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Median</w:t>
            </w:r>
          </w:p>
        </w:tc>
        <w:tc>
          <w:tcPr>
            <w:tcW w:w="1336" w:type="dxa"/>
          </w:tcPr>
          <w:p w14:paraId="0B3EFC8D" w14:textId="42FC8D08" w:rsidR="0036495A" w:rsidRDefault="0036495A" w:rsidP="003649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Mean</w:t>
            </w:r>
          </w:p>
        </w:tc>
        <w:tc>
          <w:tcPr>
            <w:tcW w:w="1336" w:type="dxa"/>
          </w:tcPr>
          <w:p w14:paraId="0A6B6905" w14:textId="13820FA2" w:rsidR="0036495A" w:rsidRDefault="0036495A" w:rsidP="003649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3</w:t>
            </w:r>
            <w:r w:rsidRPr="0036495A">
              <w:rPr>
                <w:b w:val="0"/>
                <w:bCs w:val="0"/>
                <w:vertAlign w:val="superscript"/>
              </w:rPr>
              <w:t>rd</w:t>
            </w:r>
            <w:r>
              <w:rPr>
                <w:b w:val="0"/>
                <w:bCs w:val="0"/>
              </w:rPr>
              <w:t xml:space="preserve"> Quartile</w:t>
            </w:r>
          </w:p>
        </w:tc>
        <w:tc>
          <w:tcPr>
            <w:tcW w:w="1336" w:type="dxa"/>
          </w:tcPr>
          <w:p w14:paraId="55A89658" w14:textId="15EF2533" w:rsidR="0036495A" w:rsidRDefault="0036495A" w:rsidP="003649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Maximum</w:t>
            </w:r>
          </w:p>
        </w:tc>
        <w:tc>
          <w:tcPr>
            <w:tcW w:w="1336" w:type="dxa"/>
          </w:tcPr>
          <w:p w14:paraId="3F9C8A48" w14:textId="0B6B54BD" w:rsidR="0036495A" w:rsidRDefault="0036495A" w:rsidP="003649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Number NAs</w:t>
            </w:r>
          </w:p>
        </w:tc>
      </w:tr>
      <w:tr w:rsidR="0036495A" w14:paraId="23236A7E" w14:textId="77777777" w:rsidTr="00364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A001F25" w14:textId="3382982C" w:rsidR="0036495A" w:rsidRDefault="0036495A" w:rsidP="0036495A">
            <w:pPr>
              <w:jc w:val="center"/>
              <w:rPr>
                <w:b w:val="0"/>
                <w:bCs w:val="0"/>
              </w:rPr>
            </w:pPr>
            <w:r>
              <w:rPr>
                <w:b w:val="0"/>
                <w:bCs w:val="0"/>
              </w:rPr>
              <w:t>0</w:t>
            </w:r>
          </w:p>
        </w:tc>
        <w:tc>
          <w:tcPr>
            <w:tcW w:w="1335" w:type="dxa"/>
          </w:tcPr>
          <w:p w14:paraId="31B79A58" w14:textId="0180016A" w:rsidR="0036495A" w:rsidRDefault="0036495A" w:rsidP="0036495A">
            <w:pPr>
              <w:jc w:val="center"/>
              <w:cnfStyle w:val="000000100000" w:firstRow="0" w:lastRow="0" w:firstColumn="0" w:lastColumn="0" w:oddVBand="0" w:evenVBand="0" w:oddHBand="1" w:evenHBand="0" w:firstRowFirstColumn="0" w:firstRowLastColumn="0" w:lastRowFirstColumn="0" w:lastRowLastColumn="0"/>
              <w:rPr>
                <w:b/>
                <w:bCs/>
              </w:rPr>
            </w:pPr>
            <w:r>
              <w:rPr>
                <w:b/>
                <w:bCs/>
              </w:rPr>
              <w:t>4.</w:t>
            </w:r>
            <w:r w:rsidR="00D3473C">
              <w:rPr>
                <w:b/>
                <w:bCs/>
              </w:rPr>
              <w:t>9</w:t>
            </w:r>
          </w:p>
        </w:tc>
        <w:tc>
          <w:tcPr>
            <w:tcW w:w="1336" w:type="dxa"/>
          </w:tcPr>
          <w:p w14:paraId="6BA8FBE1" w14:textId="15FDBB6B" w:rsidR="0036495A" w:rsidRDefault="0036495A" w:rsidP="0036495A">
            <w:pPr>
              <w:jc w:val="center"/>
              <w:cnfStyle w:val="000000100000" w:firstRow="0" w:lastRow="0" w:firstColumn="0" w:lastColumn="0" w:oddVBand="0" w:evenVBand="0" w:oddHBand="1" w:evenHBand="0" w:firstRowFirstColumn="0" w:firstRowLastColumn="0" w:lastRowFirstColumn="0" w:lastRowLastColumn="0"/>
              <w:rPr>
                <w:b/>
                <w:bCs/>
              </w:rPr>
            </w:pPr>
            <w:r>
              <w:rPr>
                <w:b/>
                <w:bCs/>
              </w:rPr>
              <w:t>6.</w:t>
            </w:r>
            <w:r w:rsidR="00D3473C">
              <w:rPr>
                <w:b/>
                <w:bCs/>
              </w:rPr>
              <w:t>4</w:t>
            </w:r>
          </w:p>
        </w:tc>
        <w:tc>
          <w:tcPr>
            <w:tcW w:w="1336" w:type="dxa"/>
          </w:tcPr>
          <w:p w14:paraId="4CD3E5BE" w14:textId="5322A74C" w:rsidR="0036495A" w:rsidRDefault="0036495A" w:rsidP="0036495A">
            <w:pPr>
              <w:jc w:val="center"/>
              <w:cnfStyle w:val="000000100000" w:firstRow="0" w:lastRow="0" w:firstColumn="0" w:lastColumn="0" w:oddVBand="0" w:evenVBand="0" w:oddHBand="1" w:evenHBand="0" w:firstRowFirstColumn="0" w:firstRowLastColumn="0" w:lastRowFirstColumn="0" w:lastRowLastColumn="0"/>
              <w:rPr>
                <w:b/>
                <w:bCs/>
              </w:rPr>
            </w:pPr>
            <w:r>
              <w:rPr>
                <w:b/>
                <w:bCs/>
              </w:rPr>
              <w:t>7.</w:t>
            </w:r>
            <w:r w:rsidR="00D3473C">
              <w:rPr>
                <w:b/>
                <w:bCs/>
              </w:rPr>
              <w:t>7</w:t>
            </w:r>
          </w:p>
        </w:tc>
        <w:tc>
          <w:tcPr>
            <w:tcW w:w="1336" w:type="dxa"/>
          </w:tcPr>
          <w:p w14:paraId="78217F5D" w14:textId="023F7552" w:rsidR="0036495A" w:rsidRDefault="0036495A" w:rsidP="0036495A">
            <w:pPr>
              <w:jc w:val="center"/>
              <w:cnfStyle w:val="000000100000" w:firstRow="0" w:lastRow="0" w:firstColumn="0" w:lastColumn="0" w:oddVBand="0" w:evenVBand="0" w:oddHBand="1" w:evenHBand="0" w:firstRowFirstColumn="0" w:firstRowLastColumn="0" w:lastRowFirstColumn="0" w:lastRowLastColumn="0"/>
              <w:rPr>
                <w:b/>
                <w:bCs/>
              </w:rPr>
            </w:pPr>
            <w:r>
              <w:rPr>
                <w:b/>
                <w:bCs/>
              </w:rPr>
              <w:t>9.</w:t>
            </w:r>
            <w:r w:rsidR="00D3473C">
              <w:rPr>
                <w:b/>
                <w:bCs/>
              </w:rPr>
              <w:t>2</w:t>
            </w:r>
          </w:p>
        </w:tc>
        <w:tc>
          <w:tcPr>
            <w:tcW w:w="1336" w:type="dxa"/>
          </w:tcPr>
          <w:p w14:paraId="38200EB8" w14:textId="578481DC" w:rsidR="0036495A" w:rsidRDefault="0036495A" w:rsidP="0036495A">
            <w:pPr>
              <w:jc w:val="center"/>
              <w:cnfStyle w:val="000000100000" w:firstRow="0" w:lastRow="0" w:firstColumn="0" w:lastColumn="0" w:oddVBand="0" w:evenVBand="0" w:oddHBand="1" w:evenHBand="0" w:firstRowFirstColumn="0" w:firstRowLastColumn="0" w:lastRowFirstColumn="0" w:lastRowLastColumn="0"/>
              <w:rPr>
                <w:b/>
                <w:bCs/>
              </w:rPr>
            </w:pPr>
            <w:r>
              <w:rPr>
                <w:b/>
                <w:bCs/>
              </w:rPr>
              <w:t>42.7</w:t>
            </w:r>
          </w:p>
        </w:tc>
        <w:tc>
          <w:tcPr>
            <w:tcW w:w="1336" w:type="dxa"/>
          </w:tcPr>
          <w:p w14:paraId="40E16D1B" w14:textId="7D934EB7" w:rsidR="0036495A" w:rsidRDefault="0036495A" w:rsidP="00BB6E2E">
            <w:pPr>
              <w:keepNext/>
              <w:jc w:val="center"/>
              <w:cnfStyle w:val="000000100000" w:firstRow="0" w:lastRow="0" w:firstColumn="0" w:lastColumn="0" w:oddVBand="0" w:evenVBand="0" w:oddHBand="1" w:evenHBand="0" w:firstRowFirstColumn="0" w:firstRowLastColumn="0" w:lastRowFirstColumn="0" w:lastRowLastColumn="0"/>
              <w:rPr>
                <w:b/>
                <w:bCs/>
              </w:rPr>
            </w:pPr>
            <w:r>
              <w:rPr>
                <w:b/>
                <w:bCs/>
              </w:rPr>
              <w:t>10</w:t>
            </w:r>
          </w:p>
        </w:tc>
      </w:tr>
    </w:tbl>
    <w:p w14:paraId="37A27FFE" w14:textId="6D00D34B" w:rsidR="0036495A" w:rsidRDefault="00BB6E2E" w:rsidP="00BB6E2E">
      <w:pPr>
        <w:pStyle w:val="Caption"/>
        <w:rPr>
          <w:b/>
          <w:bCs/>
        </w:rPr>
      </w:pPr>
      <w:bookmarkStart w:id="35" w:name="_Toc183787908"/>
      <w:r>
        <w:t xml:space="preserve">Table </w:t>
      </w:r>
      <w:fldSimple w:instr=" SEQ Table \* ARABIC ">
        <w:r w:rsidR="00F01BB8">
          <w:rPr>
            <w:noProof/>
          </w:rPr>
          <w:t>8</w:t>
        </w:r>
      </w:fldSimple>
      <w:r>
        <w:t xml:space="preserve">: Summary Measures for Percentage of </w:t>
      </w:r>
      <w:proofErr w:type="gramStart"/>
      <w:r>
        <w:t>25-year old</w:t>
      </w:r>
      <w:proofErr w:type="gramEnd"/>
      <w:r>
        <w:t xml:space="preserve"> and above population with a graduate degree</w:t>
      </w:r>
      <w:bookmarkEnd w:id="35"/>
    </w:p>
    <w:p w14:paraId="6661738E" w14:textId="4075D316" w:rsidR="00CF6E93" w:rsidRDefault="00165B3F" w:rsidP="00165B3F">
      <w:pPr>
        <w:rPr>
          <w:ins w:id="36" w:author="David Hudak" w:date="2024-11-24T16:55:00Z"/>
        </w:rPr>
      </w:pPr>
      <w:r>
        <w:lastRenderedPageBreak/>
        <w:t>75% of the counties have populations where the percentage of 25+ year-olds with a graduate degree is 9.</w:t>
      </w:r>
      <w:r w:rsidR="004424BF">
        <w:t>2</w:t>
      </w:r>
      <w:r>
        <w:t xml:space="preserve">% or less. The highest percentage of a county’s 25-year-old and above population with a graduate degree out of all the counties is about 42.7%.  </w:t>
      </w:r>
      <w:r w:rsidR="00CF6E93">
        <w:t xml:space="preserve">A boxplot of these results is given </w:t>
      </w:r>
      <w:commentRangeStart w:id="37"/>
      <w:r w:rsidR="00CF6E93">
        <w:t>below</w:t>
      </w:r>
      <w:commentRangeEnd w:id="37"/>
      <w:r w:rsidR="00CF6E93">
        <w:rPr>
          <w:rStyle w:val="CommentReference"/>
        </w:rPr>
        <w:commentReference w:id="37"/>
      </w:r>
      <w:r w:rsidR="00CF6E93">
        <w:t>.</w:t>
      </w:r>
    </w:p>
    <w:p w14:paraId="2A51BE12" w14:textId="77777777" w:rsidR="00CF6E93" w:rsidRDefault="00CF6E93" w:rsidP="00165B3F"/>
    <w:p w14:paraId="36344375" w14:textId="3B764080" w:rsidR="005E70E5" w:rsidRPr="005E70E5" w:rsidRDefault="005E70E5" w:rsidP="005E70E5">
      <w:pPr>
        <w:jc w:val="center"/>
        <w:rPr>
          <w:b/>
          <w:bCs/>
          <w:sz w:val="24"/>
          <w:szCs w:val="24"/>
        </w:rPr>
      </w:pPr>
      <w:r w:rsidRPr="005E70E5">
        <w:rPr>
          <w:b/>
          <w:bCs/>
          <w:sz w:val="24"/>
          <w:szCs w:val="24"/>
        </w:rPr>
        <w:t>Boxplot:</w:t>
      </w:r>
    </w:p>
    <w:p w14:paraId="0053E75D" w14:textId="77777777" w:rsidR="00BB6E2E" w:rsidRDefault="00436182" w:rsidP="00BB6E2E">
      <w:pPr>
        <w:keepNext/>
      </w:pPr>
      <w:r w:rsidRPr="00436182">
        <w:rPr>
          <w:noProof/>
        </w:rPr>
        <w:drawing>
          <wp:inline distT="0" distB="0" distL="0" distR="0" wp14:anchorId="1AAF3777" wp14:editId="5732EA8F">
            <wp:extent cx="5791200" cy="3336746"/>
            <wp:effectExtent l="0" t="0" r="0" b="0"/>
            <wp:docPr id="57017725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77250" name="Picture 1" descr="A graph with a line&#10;&#10;Description automatically generated"/>
                    <pic:cNvPicPr/>
                  </pic:nvPicPr>
                  <pic:blipFill>
                    <a:blip r:embed="rId22"/>
                    <a:stretch>
                      <a:fillRect/>
                    </a:stretch>
                  </pic:blipFill>
                  <pic:spPr>
                    <a:xfrm>
                      <a:off x="0" y="0"/>
                      <a:ext cx="5793703" cy="3338188"/>
                    </a:xfrm>
                    <a:prstGeom prst="rect">
                      <a:avLst/>
                    </a:prstGeom>
                  </pic:spPr>
                </pic:pic>
              </a:graphicData>
            </a:graphic>
          </wp:inline>
        </w:drawing>
      </w:r>
    </w:p>
    <w:p w14:paraId="58FC90D8" w14:textId="2E443065" w:rsidR="002D6027" w:rsidRDefault="00BB6E2E" w:rsidP="00BB6E2E">
      <w:pPr>
        <w:pStyle w:val="Caption"/>
      </w:pPr>
      <w:bookmarkStart w:id="38" w:name="_Toc183787892"/>
      <w:r>
        <w:t xml:space="preserve">Figure </w:t>
      </w:r>
      <w:fldSimple w:instr=" SEQ Figure \* ARABIC ">
        <w:r w:rsidR="00D12D76">
          <w:rPr>
            <w:noProof/>
          </w:rPr>
          <w:t>9</w:t>
        </w:r>
      </w:fldSimple>
      <w:r>
        <w:t>: Boxplot of the Distribution for the percent of 25+ year old county population with a graduate degree</w:t>
      </w:r>
      <w:bookmarkEnd w:id="38"/>
    </w:p>
    <w:p w14:paraId="1BD74895" w14:textId="77777777" w:rsidR="00165B3F" w:rsidRDefault="00165B3F" w:rsidP="007E58A4"/>
    <w:p w14:paraId="2F814EB0" w14:textId="088FB2A2" w:rsidR="00165B3F" w:rsidRPr="005E70E5" w:rsidRDefault="005E70E5" w:rsidP="00165B3F">
      <w:pPr>
        <w:jc w:val="center"/>
        <w:rPr>
          <w:b/>
          <w:bCs/>
          <w:sz w:val="24"/>
          <w:szCs w:val="24"/>
        </w:rPr>
      </w:pPr>
      <w:r w:rsidRPr="005E70E5">
        <w:rPr>
          <w:b/>
          <w:bCs/>
          <w:sz w:val="24"/>
          <w:szCs w:val="24"/>
        </w:rPr>
        <w:t xml:space="preserve">Summary: </w:t>
      </w:r>
      <w:r w:rsidR="00165B3F" w:rsidRPr="005E70E5">
        <w:rPr>
          <w:b/>
          <w:bCs/>
          <w:sz w:val="24"/>
          <w:szCs w:val="24"/>
        </w:rPr>
        <w:t>Percentage of Householders whose only race is Asian</w:t>
      </w:r>
    </w:p>
    <w:tbl>
      <w:tblPr>
        <w:tblStyle w:val="PlainTable1"/>
        <w:tblW w:w="0" w:type="auto"/>
        <w:tblLook w:val="04A0" w:firstRow="1" w:lastRow="0" w:firstColumn="1" w:lastColumn="0" w:noHBand="0" w:noVBand="1"/>
      </w:tblPr>
      <w:tblGrid>
        <w:gridCol w:w="1335"/>
        <w:gridCol w:w="1335"/>
        <w:gridCol w:w="1336"/>
        <w:gridCol w:w="1336"/>
        <w:gridCol w:w="1336"/>
        <w:gridCol w:w="1336"/>
        <w:gridCol w:w="1336"/>
      </w:tblGrid>
      <w:tr w:rsidR="00FB2621" w14:paraId="278B4F07" w14:textId="77777777" w:rsidTr="00FB26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6B4811CC" w14:textId="2FF06EA9" w:rsidR="00FB2621" w:rsidRDefault="00FB2621" w:rsidP="00165B3F">
            <w:pPr>
              <w:jc w:val="center"/>
              <w:rPr>
                <w:b w:val="0"/>
                <w:bCs w:val="0"/>
              </w:rPr>
            </w:pPr>
            <w:r>
              <w:rPr>
                <w:b w:val="0"/>
                <w:bCs w:val="0"/>
              </w:rPr>
              <w:t>Minimum</w:t>
            </w:r>
          </w:p>
        </w:tc>
        <w:tc>
          <w:tcPr>
            <w:tcW w:w="1335" w:type="dxa"/>
          </w:tcPr>
          <w:p w14:paraId="46DFAA7B" w14:textId="0FE20652" w:rsidR="00FB2621" w:rsidRDefault="00FB2621" w:rsidP="00165B3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1</w:t>
            </w:r>
            <w:r w:rsidRPr="00FB2621">
              <w:rPr>
                <w:b w:val="0"/>
                <w:bCs w:val="0"/>
                <w:vertAlign w:val="superscript"/>
              </w:rPr>
              <w:t>st</w:t>
            </w:r>
            <w:r>
              <w:rPr>
                <w:b w:val="0"/>
                <w:bCs w:val="0"/>
              </w:rPr>
              <w:t xml:space="preserve"> Quartile</w:t>
            </w:r>
          </w:p>
        </w:tc>
        <w:tc>
          <w:tcPr>
            <w:tcW w:w="1336" w:type="dxa"/>
          </w:tcPr>
          <w:p w14:paraId="0D9C15C4" w14:textId="69442D11" w:rsidR="00FB2621" w:rsidRDefault="00FB2621" w:rsidP="00165B3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Median</w:t>
            </w:r>
          </w:p>
        </w:tc>
        <w:tc>
          <w:tcPr>
            <w:tcW w:w="1336" w:type="dxa"/>
          </w:tcPr>
          <w:p w14:paraId="37FBB4F4" w14:textId="509606ED" w:rsidR="00FB2621" w:rsidRDefault="00FB2621" w:rsidP="00165B3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Mean</w:t>
            </w:r>
          </w:p>
        </w:tc>
        <w:tc>
          <w:tcPr>
            <w:tcW w:w="1336" w:type="dxa"/>
          </w:tcPr>
          <w:p w14:paraId="4E59C9AF" w14:textId="11B1EB47" w:rsidR="00FB2621" w:rsidRDefault="00FB2621" w:rsidP="00165B3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3</w:t>
            </w:r>
            <w:r w:rsidRPr="00FB2621">
              <w:rPr>
                <w:b w:val="0"/>
                <w:bCs w:val="0"/>
                <w:vertAlign w:val="superscript"/>
              </w:rPr>
              <w:t>rd</w:t>
            </w:r>
            <w:r>
              <w:rPr>
                <w:b w:val="0"/>
                <w:bCs w:val="0"/>
              </w:rPr>
              <w:t xml:space="preserve"> Quartile</w:t>
            </w:r>
          </w:p>
        </w:tc>
        <w:tc>
          <w:tcPr>
            <w:tcW w:w="1336" w:type="dxa"/>
          </w:tcPr>
          <w:p w14:paraId="659B1EA1" w14:textId="0867F4BD" w:rsidR="00FB2621" w:rsidRDefault="00FB2621" w:rsidP="00165B3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Maximum</w:t>
            </w:r>
          </w:p>
        </w:tc>
        <w:tc>
          <w:tcPr>
            <w:tcW w:w="1336" w:type="dxa"/>
          </w:tcPr>
          <w:p w14:paraId="0AF30173" w14:textId="58F37236" w:rsidR="00FB2621" w:rsidRDefault="00FB2621" w:rsidP="00165B3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Number of NAs</w:t>
            </w:r>
          </w:p>
        </w:tc>
      </w:tr>
      <w:tr w:rsidR="00FB2621" w14:paraId="3C02C7D3" w14:textId="77777777" w:rsidTr="00FB2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6638680" w14:textId="0E7162A7" w:rsidR="00FB2621" w:rsidRDefault="00FB2621" w:rsidP="00165B3F">
            <w:pPr>
              <w:jc w:val="center"/>
              <w:rPr>
                <w:b w:val="0"/>
                <w:bCs w:val="0"/>
              </w:rPr>
            </w:pPr>
            <w:r>
              <w:rPr>
                <w:b w:val="0"/>
                <w:bCs w:val="0"/>
              </w:rPr>
              <w:t>0</w:t>
            </w:r>
          </w:p>
        </w:tc>
        <w:tc>
          <w:tcPr>
            <w:tcW w:w="1335" w:type="dxa"/>
          </w:tcPr>
          <w:p w14:paraId="532BB6DD" w14:textId="2C41EE17" w:rsidR="00FB2621" w:rsidRDefault="00FB2621" w:rsidP="00165B3F">
            <w:pPr>
              <w:jc w:val="center"/>
              <w:cnfStyle w:val="000000100000" w:firstRow="0" w:lastRow="0" w:firstColumn="0" w:lastColumn="0" w:oddVBand="0" w:evenVBand="0" w:oddHBand="1" w:evenHBand="0" w:firstRowFirstColumn="0" w:firstRowLastColumn="0" w:lastRowFirstColumn="0" w:lastRowLastColumn="0"/>
              <w:rPr>
                <w:b/>
                <w:bCs/>
              </w:rPr>
            </w:pPr>
            <w:r>
              <w:rPr>
                <w:b/>
                <w:bCs/>
              </w:rPr>
              <w:t>0.1</w:t>
            </w:r>
          </w:p>
        </w:tc>
        <w:tc>
          <w:tcPr>
            <w:tcW w:w="1336" w:type="dxa"/>
          </w:tcPr>
          <w:p w14:paraId="4F13185F" w14:textId="59EA0806" w:rsidR="00FB2621" w:rsidRDefault="00FB2621" w:rsidP="00165B3F">
            <w:pPr>
              <w:jc w:val="center"/>
              <w:cnfStyle w:val="000000100000" w:firstRow="0" w:lastRow="0" w:firstColumn="0" w:lastColumn="0" w:oddVBand="0" w:evenVBand="0" w:oddHBand="1" w:evenHBand="0" w:firstRowFirstColumn="0" w:firstRowLastColumn="0" w:lastRowFirstColumn="0" w:lastRowLastColumn="0"/>
              <w:rPr>
                <w:b/>
                <w:bCs/>
              </w:rPr>
            </w:pPr>
            <w:r>
              <w:rPr>
                <w:b/>
                <w:bCs/>
              </w:rPr>
              <w:t>0.4</w:t>
            </w:r>
          </w:p>
        </w:tc>
        <w:tc>
          <w:tcPr>
            <w:tcW w:w="1336" w:type="dxa"/>
          </w:tcPr>
          <w:p w14:paraId="2A9AD76B" w14:textId="5ECB34FC" w:rsidR="00FB2621" w:rsidRDefault="00FB2621" w:rsidP="00165B3F">
            <w:pPr>
              <w:jc w:val="center"/>
              <w:cnfStyle w:val="000000100000" w:firstRow="0" w:lastRow="0" w:firstColumn="0" w:lastColumn="0" w:oddVBand="0" w:evenVBand="0" w:oddHBand="1" w:evenHBand="0" w:firstRowFirstColumn="0" w:firstRowLastColumn="0" w:lastRowFirstColumn="0" w:lastRowLastColumn="0"/>
              <w:rPr>
                <w:b/>
                <w:bCs/>
              </w:rPr>
            </w:pPr>
            <w:r>
              <w:rPr>
                <w:b/>
                <w:bCs/>
              </w:rPr>
              <w:t>1.</w:t>
            </w:r>
            <w:r w:rsidR="00D3473C">
              <w:rPr>
                <w:b/>
                <w:bCs/>
              </w:rPr>
              <w:t>1</w:t>
            </w:r>
          </w:p>
        </w:tc>
        <w:tc>
          <w:tcPr>
            <w:tcW w:w="1336" w:type="dxa"/>
          </w:tcPr>
          <w:p w14:paraId="1146F4B9" w14:textId="425CFADD" w:rsidR="00FB2621" w:rsidRDefault="00FB2621" w:rsidP="00165B3F">
            <w:pPr>
              <w:jc w:val="center"/>
              <w:cnfStyle w:val="000000100000" w:firstRow="0" w:lastRow="0" w:firstColumn="0" w:lastColumn="0" w:oddVBand="0" w:evenVBand="0" w:oddHBand="1" w:evenHBand="0" w:firstRowFirstColumn="0" w:firstRowLastColumn="0" w:lastRowFirstColumn="0" w:lastRowLastColumn="0"/>
              <w:rPr>
                <w:b/>
                <w:bCs/>
              </w:rPr>
            </w:pPr>
            <w:r>
              <w:rPr>
                <w:b/>
                <w:bCs/>
              </w:rPr>
              <w:t>1.0</w:t>
            </w:r>
          </w:p>
        </w:tc>
        <w:tc>
          <w:tcPr>
            <w:tcW w:w="1336" w:type="dxa"/>
          </w:tcPr>
          <w:p w14:paraId="6A27104E" w14:textId="091881B6" w:rsidR="00FB2621" w:rsidRDefault="00FB2621" w:rsidP="00165B3F">
            <w:pPr>
              <w:jc w:val="center"/>
              <w:cnfStyle w:val="000000100000" w:firstRow="0" w:lastRow="0" w:firstColumn="0" w:lastColumn="0" w:oddVBand="0" w:evenVBand="0" w:oddHBand="1" w:evenHBand="0" w:firstRowFirstColumn="0" w:firstRowLastColumn="0" w:lastRowFirstColumn="0" w:lastRowLastColumn="0"/>
              <w:rPr>
                <w:b/>
                <w:bCs/>
              </w:rPr>
            </w:pPr>
            <w:r>
              <w:rPr>
                <w:b/>
                <w:bCs/>
              </w:rPr>
              <w:t>45.2</w:t>
            </w:r>
          </w:p>
        </w:tc>
        <w:tc>
          <w:tcPr>
            <w:tcW w:w="1336" w:type="dxa"/>
          </w:tcPr>
          <w:p w14:paraId="77A97BE4" w14:textId="4D479F33" w:rsidR="00FB2621" w:rsidRDefault="00FB2621" w:rsidP="00BB6E2E">
            <w:pPr>
              <w:keepNext/>
              <w:jc w:val="center"/>
              <w:cnfStyle w:val="000000100000" w:firstRow="0" w:lastRow="0" w:firstColumn="0" w:lastColumn="0" w:oddVBand="0" w:evenVBand="0" w:oddHBand="1" w:evenHBand="0" w:firstRowFirstColumn="0" w:firstRowLastColumn="0" w:lastRowFirstColumn="0" w:lastRowLastColumn="0"/>
              <w:rPr>
                <w:b/>
                <w:bCs/>
              </w:rPr>
            </w:pPr>
            <w:r>
              <w:rPr>
                <w:b/>
                <w:bCs/>
              </w:rPr>
              <w:t>10</w:t>
            </w:r>
          </w:p>
        </w:tc>
      </w:tr>
    </w:tbl>
    <w:p w14:paraId="6807DA6E" w14:textId="017607D6" w:rsidR="00CF6E93" w:rsidRDefault="00BB6E2E" w:rsidP="003004A6">
      <w:pPr>
        <w:pStyle w:val="Caption"/>
        <w:rPr>
          <w:ins w:id="39" w:author="David Hudak" w:date="2024-11-24T16:57:00Z"/>
        </w:rPr>
      </w:pPr>
      <w:bookmarkStart w:id="40" w:name="_Toc183787909"/>
      <w:r>
        <w:t xml:space="preserve">Table </w:t>
      </w:r>
      <w:fldSimple w:instr=" SEQ Table \* ARABIC ">
        <w:r w:rsidR="00F01BB8">
          <w:rPr>
            <w:noProof/>
          </w:rPr>
          <w:t>9</w:t>
        </w:r>
      </w:fldSimple>
      <w:r>
        <w:t xml:space="preserve">: </w:t>
      </w:r>
      <w:r w:rsidRPr="0024583C">
        <w:t xml:space="preserve">Summary Measures for the Percentage of Householders with only Race Asian within the </w:t>
      </w:r>
      <w:commentRangeStart w:id="41"/>
      <w:r w:rsidRPr="0024583C">
        <w:t>Counties</w:t>
      </w:r>
      <w:commentRangeEnd w:id="41"/>
      <w:r w:rsidR="00CF6E93">
        <w:rPr>
          <w:rStyle w:val="CommentReference"/>
          <w:i w:val="0"/>
          <w:iCs w:val="0"/>
          <w:color w:val="auto"/>
        </w:rPr>
        <w:commentReference w:id="41"/>
      </w:r>
      <w:bookmarkEnd w:id="40"/>
    </w:p>
    <w:p w14:paraId="69CDE155" w14:textId="77777777" w:rsidR="00CF6E93" w:rsidRDefault="00CF6E93" w:rsidP="005E70E5"/>
    <w:p w14:paraId="0504C0A5" w14:textId="77777777" w:rsidR="003004A6" w:rsidRDefault="003004A6" w:rsidP="005E70E5">
      <w:pPr>
        <w:jc w:val="center"/>
        <w:rPr>
          <w:b/>
          <w:bCs/>
          <w:sz w:val="24"/>
          <w:szCs w:val="24"/>
        </w:rPr>
      </w:pPr>
    </w:p>
    <w:p w14:paraId="35F42F59" w14:textId="77777777" w:rsidR="003004A6" w:rsidRDefault="003004A6" w:rsidP="005E70E5">
      <w:pPr>
        <w:jc w:val="center"/>
        <w:rPr>
          <w:b/>
          <w:bCs/>
          <w:sz w:val="24"/>
          <w:szCs w:val="24"/>
        </w:rPr>
      </w:pPr>
    </w:p>
    <w:p w14:paraId="0B9E5B19" w14:textId="77777777" w:rsidR="003004A6" w:rsidRDefault="003004A6" w:rsidP="005E70E5">
      <w:pPr>
        <w:jc w:val="center"/>
        <w:rPr>
          <w:b/>
          <w:bCs/>
          <w:sz w:val="24"/>
          <w:szCs w:val="24"/>
        </w:rPr>
      </w:pPr>
    </w:p>
    <w:p w14:paraId="50AE440C" w14:textId="77777777" w:rsidR="003004A6" w:rsidRDefault="003004A6" w:rsidP="005E70E5">
      <w:pPr>
        <w:jc w:val="center"/>
        <w:rPr>
          <w:b/>
          <w:bCs/>
          <w:sz w:val="24"/>
          <w:szCs w:val="24"/>
        </w:rPr>
      </w:pPr>
    </w:p>
    <w:p w14:paraId="5C6501EB" w14:textId="77777777" w:rsidR="003004A6" w:rsidRDefault="003004A6" w:rsidP="005E70E5">
      <w:pPr>
        <w:jc w:val="center"/>
        <w:rPr>
          <w:b/>
          <w:bCs/>
          <w:sz w:val="24"/>
          <w:szCs w:val="24"/>
        </w:rPr>
      </w:pPr>
    </w:p>
    <w:p w14:paraId="7B35929D" w14:textId="77777777" w:rsidR="003004A6" w:rsidRDefault="003004A6" w:rsidP="005E70E5">
      <w:pPr>
        <w:jc w:val="center"/>
        <w:rPr>
          <w:b/>
          <w:bCs/>
          <w:sz w:val="24"/>
          <w:szCs w:val="24"/>
        </w:rPr>
      </w:pPr>
    </w:p>
    <w:p w14:paraId="1825469B" w14:textId="77777777" w:rsidR="003004A6" w:rsidRDefault="003004A6" w:rsidP="005E70E5">
      <w:pPr>
        <w:jc w:val="center"/>
        <w:rPr>
          <w:b/>
          <w:bCs/>
          <w:sz w:val="24"/>
          <w:szCs w:val="24"/>
        </w:rPr>
      </w:pPr>
    </w:p>
    <w:p w14:paraId="7F4CABB7" w14:textId="77777777" w:rsidR="003004A6" w:rsidRDefault="003004A6" w:rsidP="005E70E5">
      <w:pPr>
        <w:jc w:val="center"/>
        <w:rPr>
          <w:b/>
          <w:bCs/>
          <w:sz w:val="24"/>
          <w:szCs w:val="24"/>
        </w:rPr>
      </w:pPr>
    </w:p>
    <w:p w14:paraId="28F27AF6" w14:textId="691254D0" w:rsidR="005E70E5" w:rsidRPr="005E70E5" w:rsidRDefault="005E70E5" w:rsidP="005E70E5">
      <w:pPr>
        <w:jc w:val="center"/>
        <w:rPr>
          <w:b/>
          <w:bCs/>
          <w:sz w:val="24"/>
          <w:szCs w:val="24"/>
        </w:rPr>
      </w:pPr>
      <w:r w:rsidRPr="005E70E5">
        <w:rPr>
          <w:b/>
          <w:bCs/>
          <w:sz w:val="24"/>
          <w:szCs w:val="24"/>
        </w:rPr>
        <w:t>Boxplot:</w:t>
      </w:r>
    </w:p>
    <w:p w14:paraId="24F516BD" w14:textId="77777777" w:rsidR="00BB6E2E" w:rsidRDefault="00FB2621" w:rsidP="00BB6E2E">
      <w:pPr>
        <w:pStyle w:val="Caption"/>
        <w:keepNext/>
      </w:pPr>
      <w:r w:rsidRPr="00FB2621">
        <w:rPr>
          <w:b/>
          <w:bCs/>
          <w:noProof/>
        </w:rPr>
        <w:drawing>
          <wp:inline distT="0" distB="0" distL="0" distR="0" wp14:anchorId="5AE47763" wp14:editId="0A84EA10">
            <wp:extent cx="6180915" cy="3688080"/>
            <wp:effectExtent l="0" t="0" r="0" b="7620"/>
            <wp:docPr id="15983045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04579" name="Picture 1" descr="A graph with a line&#10;&#10;Description automatically generated"/>
                    <pic:cNvPicPr/>
                  </pic:nvPicPr>
                  <pic:blipFill>
                    <a:blip r:embed="rId23"/>
                    <a:stretch>
                      <a:fillRect/>
                    </a:stretch>
                  </pic:blipFill>
                  <pic:spPr>
                    <a:xfrm>
                      <a:off x="0" y="0"/>
                      <a:ext cx="6203682" cy="3701665"/>
                    </a:xfrm>
                    <a:prstGeom prst="rect">
                      <a:avLst/>
                    </a:prstGeom>
                  </pic:spPr>
                </pic:pic>
              </a:graphicData>
            </a:graphic>
          </wp:inline>
        </w:drawing>
      </w:r>
    </w:p>
    <w:p w14:paraId="51AA9292" w14:textId="1511BC49" w:rsidR="00BB6E2E" w:rsidRDefault="00BB6E2E" w:rsidP="00BB6E2E">
      <w:pPr>
        <w:pStyle w:val="Caption"/>
      </w:pPr>
      <w:bookmarkStart w:id="42" w:name="_Toc183787893"/>
      <w:r>
        <w:t xml:space="preserve">Figure </w:t>
      </w:r>
      <w:fldSimple w:instr=" SEQ Figure \* ARABIC ">
        <w:r w:rsidR="00D12D76">
          <w:rPr>
            <w:noProof/>
          </w:rPr>
          <w:t>10</w:t>
        </w:r>
      </w:fldSimple>
      <w:r>
        <w:t xml:space="preserve">: </w:t>
      </w:r>
      <w:r w:rsidRPr="00E36658">
        <w:t>Boxplot of the Distribution of Percentage of Counties' Householders whose only race is Asian</w:t>
      </w:r>
      <w:bookmarkEnd w:id="42"/>
    </w:p>
    <w:p w14:paraId="44F772CE" w14:textId="3E7CADF5" w:rsidR="00927DA9" w:rsidRDefault="00FB2621" w:rsidP="005E70E5">
      <w:r w:rsidRPr="00FB2621">
        <w:t>Most</w:t>
      </w:r>
      <w:r>
        <w:t xml:space="preserve"> counties have a very small percentage of householders whose only race is Asian, with </w:t>
      </w:r>
      <w:proofErr w:type="gramStart"/>
      <w:r>
        <w:t>the majority of</w:t>
      </w:r>
      <w:proofErr w:type="gramEnd"/>
      <w:r>
        <w:t xml:space="preserve"> counties having a rate of close to only about </w:t>
      </w:r>
      <w:r w:rsidR="00F22B8C">
        <w:t xml:space="preserve">0.5% - </w:t>
      </w:r>
      <w:r>
        <w:t xml:space="preserve">1%. The upper 25% of the data for the percentage of householders whose only race is Asian can range from about </w:t>
      </w:r>
      <w:r w:rsidR="00F22B8C">
        <w:t>1</w:t>
      </w:r>
      <w:r>
        <w:t xml:space="preserve">% to about 45%. </w:t>
      </w:r>
    </w:p>
    <w:p w14:paraId="21E0D10A" w14:textId="77777777" w:rsidR="002C486F" w:rsidRDefault="002C486F" w:rsidP="005E70E5"/>
    <w:p w14:paraId="0BF97C43" w14:textId="63E97EE4" w:rsidR="00CF6E93" w:rsidRPr="00934B6B" w:rsidRDefault="00CF6E93" w:rsidP="005E70E5">
      <w:pPr>
        <w:rPr>
          <w:b/>
          <w:bCs/>
          <w:sz w:val="26"/>
          <w:szCs w:val="26"/>
        </w:rPr>
      </w:pPr>
      <w:r w:rsidRPr="00934B6B">
        <w:rPr>
          <w:b/>
          <w:bCs/>
          <w:sz w:val="26"/>
          <w:szCs w:val="26"/>
        </w:rPr>
        <w:t>REGRESSION RESULTS:</w:t>
      </w:r>
    </w:p>
    <w:p w14:paraId="4EF48BFB" w14:textId="78662F78" w:rsidR="007B3265" w:rsidRDefault="00927DA9" w:rsidP="005E70E5">
      <w:r>
        <w:t>Logistic Regression results are given in the following table.  This model includes</w:t>
      </w:r>
      <w:r w:rsidR="003B64BE">
        <w:t xml:space="preserve"> region, rural-urban continuum code, percentage of population aged 25+ with a graduate degree, and percentage of householders who are only Asian. </w:t>
      </w:r>
    </w:p>
    <w:p w14:paraId="0F67877A" w14:textId="77777777" w:rsidR="002C486F" w:rsidRDefault="002C486F" w:rsidP="005E70E5"/>
    <w:p w14:paraId="23D600CF" w14:textId="77777777" w:rsidR="00BC7D00" w:rsidRDefault="00BC7D00" w:rsidP="005E70E5"/>
    <w:p w14:paraId="50D8D84E" w14:textId="77777777" w:rsidR="002C486F" w:rsidRDefault="002C486F" w:rsidP="005E70E5"/>
    <w:p w14:paraId="313A45F7" w14:textId="3D203457" w:rsidR="00934B6B" w:rsidRPr="00DF0346" w:rsidRDefault="00934B6B" w:rsidP="005E70E5">
      <w:pPr>
        <w:rPr>
          <w:b/>
          <w:bCs/>
          <w:sz w:val="24"/>
          <w:szCs w:val="24"/>
        </w:rPr>
      </w:pPr>
      <w:r w:rsidRPr="00934B6B">
        <w:rPr>
          <w:b/>
          <w:bCs/>
          <w:sz w:val="24"/>
          <w:szCs w:val="24"/>
        </w:rPr>
        <w:lastRenderedPageBreak/>
        <w:t>Logistic Regression Model Output from R:</w:t>
      </w:r>
    </w:p>
    <w:p w14:paraId="3E6180CB" w14:textId="7EF168B6" w:rsidR="00927DA9" w:rsidRDefault="00F01BB8" w:rsidP="002C486F">
      <w:pPr>
        <w:pStyle w:val="Caption"/>
      </w:pPr>
      <w:r>
        <w:rPr>
          <w:noProof/>
        </w:rPr>
        <mc:AlternateContent>
          <mc:Choice Requires="wps">
            <w:drawing>
              <wp:anchor distT="0" distB="0" distL="114300" distR="114300" simplePos="0" relativeHeight="251701248" behindDoc="0" locked="0" layoutInCell="1" allowOverlap="1" wp14:anchorId="25255A3F" wp14:editId="364374AC">
                <wp:simplePos x="0" y="0"/>
                <wp:positionH relativeFrom="column">
                  <wp:posOffset>-63500</wp:posOffset>
                </wp:positionH>
                <wp:positionV relativeFrom="paragraph">
                  <wp:posOffset>2963545</wp:posOffset>
                </wp:positionV>
                <wp:extent cx="5715000" cy="635"/>
                <wp:effectExtent l="0" t="0" r="0" b="0"/>
                <wp:wrapSquare wrapText="bothSides"/>
                <wp:docPr id="1619872608"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8214D1" w14:textId="70BEA085" w:rsidR="00F01BB8" w:rsidRPr="00A4010D" w:rsidRDefault="00F01BB8" w:rsidP="00F01BB8">
                            <w:pPr>
                              <w:pStyle w:val="Caption"/>
                              <w:rPr>
                                <w:noProof/>
                              </w:rPr>
                            </w:pPr>
                            <w:bookmarkStart w:id="43" w:name="_Toc183787910"/>
                            <w:r>
                              <w:t xml:space="preserve">Table </w:t>
                            </w:r>
                            <w:fldSimple w:instr=" SEQ Table \* ARABIC ">
                              <w:r>
                                <w:rPr>
                                  <w:noProof/>
                                </w:rPr>
                                <w:t>10</w:t>
                              </w:r>
                            </w:fldSimple>
                            <w:r>
                              <w:t>: R Output for Logistic Regression Model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5A3F" id="_x0000_s1028" type="#_x0000_t202" style="position:absolute;margin-left:-5pt;margin-top:233.35pt;width:45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qG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3Se5x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" stroked="f">
                <v:textbox style="mso-fit-shape-to-text:t" inset="0,0,0,0">
                  <w:txbxContent>
                    <w:p w14:paraId="648214D1" w14:textId="70BEA085" w:rsidR="00F01BB8" w:rsidRPr="00A4010D" w:rsidRDefault="00F01BB8" w:rsidP="00F01BB8">
                      <w:pPr>
                        <w:pStyle w:val="Caption"/>
                        <w:rPr>
                          <w:noProof/>
                        </w:rPr>
                      </w:pPr>
                      <w:bookmarkStart w:id="44" w:name="_Toc183787910"/>
                      <w:r>
                        <w:t xml:space="preserve">Table </w:t>
                      </w:r>
                      <w:fldSimple w:instr=" SEQ Table \* ARABIC ">
                        <w:r>
                          <w:rPr>
                            <w:noProof/>
                          </w:rPr>
                          <w:t>10</w:t>
                        </w:r>
                      </w:fldSimple>
                      <w:r>
                        <w:t>: R Output for Logistic Regression Model</w:t>
                      </w:r>
                      <w:bookmarkEnd w:id="44"/>
                    </w:p>
                  </w:txbxContent>
                </v:textbox>
                <w10:wrap type="square"/>
              </v:shape>
            </w:pict>
          </mc:Fallback>
        </mc:AlternateContent>
      </w:r>
      <w:r w:rsidR="00927DA9" w:rsidRPr="00226533">
        <w:rPr>
          <w:noProof/>
        </w:rPr>
        <w:drawing>
          <wp:inline distT="0" distB="0" distL="0" distR="0" wp14:anchorId="65F31DAF" wp14:editId="5E49FF92">
            <wp:extent cx="5715000" cy="2743200"/>
            <wp:effectExtent l="0" t="0" r="0" b="0"/>
            <wp:docPr id="12687093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930" name="Picture 1" descr="A close up of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5000" cy="2743200"/>
                    </a:xfrm>
                    <a:prstGeom prst="rect">
                      <a:avLst/>
                    </a:prstGeom>
                  </pic:spPr>
                </pic:pic>
              </a:graphicData>
            </a:graphic>
          </wp:inline>
        </w:drawing>
      </w:r>
    </w:p>
    <w:p w14:paraId="1F1D0563" w14:textId="19172AA2" w:rsidR="00B23DBB" w:rsidRDefault="00AB6066" w:rsidP="00B23DBB">
      <w:pPr>
        <w:tabs>
          <w:tab w:val="left" w:pos="1140"/>
        </w:tabs>
      </w:pPr>
      <w:r>
        <w:t xml:space="preserve">All </w:t>
      </w:r>
      <w:r w:rsidR="000052EB">
        <w:t xml:space="preserve">variables </w:t>
      </w:r>
      <w:r>
        <w:t xml:space="preserve">used in this model are </w:t>
      </w:r>
      <w:r w:rsidR="000052EB">
        <w:t>significant</w:t>
      </w:r>
      <w:r>
        <w:t xml:space="preserve"> at the 0.05 level for at least one of their categories</w:t>
      </w:r>
      <w:r w:rsidR="000052EB">
        <w:t xml:space="preserve">. Two of the categories within the USDA rural-urban continuum code are </w:t>
      </w:r>
      <w:r>
        <w:t>not significant</w:t>
      </w:r>
      <w:r w:rsidR="00F22B8C">
        <w:t xml:space="preserve"> </w:t>
      </w:r>
      <w:r w:rsidR="00F22B8C" w:rsidRPr="00F22B8C">
        <w:t>—</w:t>
      </w:r>
      <w:r w:rsidR="00F22B8C">
        <w:t xml:space="preserve"> </w:t>
      </w:r>
      <w:r w:rsidR="000052EB">
        <w:t>but since six of the eight categories are significant</w:t>
      </w:r>
      <w:r w:rsidR="00F22B8C">
        <w:t xml:space="preserve"> </w:t>
      </w:r>
      <w:r w:rsidR="00F22B8C" w:rsidRPr="00F22B8C">
        <w:t>—</w:t>
      </w:r>
      <w:r w:rsidR="00F22B8C">
        <w:t xml:space="preserve"> </w:t>
      </w:r>
      <w:r w:rsidR="000052EB">
        <w:t>the variable is included. The standard error of territory is especially high</w:t>
      </w:r>
      <w:r w:rsidR="00AC41F9">
        <w:t xml:space="preserve">, partially because </w:t>
      </w:r>
      <w:r w:rsidR="000052EB">
        <w:t>there a</w:t>
      </w:r>
      <w:r w:rsidR="00AC41F9">
        <w:t xml:space="preserve">re significantly fewer </w:t>
      </w:r>
      <w:r w:rsidR="00B23DBB">
        <w:t>counties in</w:t>
      </w:r>
      <w:r w:rsidR="000052EB">
        <w:t xml:space="preserve"> territories than </w:t>
      </w:r>
      <w:r w:rsidR="00B23DBB">
        <w:t xml:space="preserve">in </w:t>
      </w:r>
      <w:r w:rsidR="000052EB">
        <w:t>non-territories. For 2019, the frequency distribution for territories and non-territories is:</w:t>
      </w:r>
    </w:p>
    <w:tbl>
      <w:tblPr>
        <w:tblStyle w:val="TableGrid"/>
        <w:tblW w:w="0" w:type="auto"/>
        <w:tblLook w:val="04A0" w:firstRow="1" w:lastRow="0" w:firstColumn="1" w:lastColumn="0" w:noHBand="0" w:noVBand="1"/>
      </w:tblPr>
      <w:tblGrid>
        <w:gridCol w:w="4675"/>
        <w:gridCol w:w="4675"/>
      </w:tblGrid>
      <w:tr w:rsidR="00B23DBB" w14:paraId="5872F99C" w14:textId="77777777" w:rsidTr="00B23DBB">
        <w:tc>
          <w:tcPr>
            <w:tcW w:w="4675" w:type="dxa"/>
          </w:tcPr>
          <w:p w14:paraId="1498C31A" w14:textId="410BD484" w:rsidR="00B23DBB" w:rsidRPr="008F08F7" w:rsidRDefault="00B23DBB" w:rsidP="007E58A4">
            <w:pPr>
              <w:rPr>
                <w:sz w:val="26"/>
                <w:szCs w:val="26"/>
              </w:rPr>
            </w:pPr>
            <w:r w:rsidRPr="008F08F7">
              <w:rPr>
                <w:sz w:val="26"/>
                <w:szCs w:val="26"/>
              </w:rPr>
              <w:t>Number of counties that are not in U.S. territories</w:t>
            </w:r>
          </w:p>
        </w:tc>
        <w:tc>
          <w:tcPr>
            <w:tcW w:w="4675" w:type="dxa"/>
          </w:tcPr>
          <w:p w14:paraId="43817504" w14:textId="51D54837" w:rsidR="00B23DBB" w:rsidRPr="008F08F7" w:rsidRDefault="00B23DBB" w:rsidP="007E58A4">
            <w:pPr>
              <w:rPr>
                <w:sz w:val="26"/>
                <w:szCs w:val="26"/>
              </w:rPr>
            </w:pPr>
            <w:r w:rsidRPr="008F08F7">
              <w:rPr>
                <w:sz w:val="26"/>
                <w:szCs w:val="26"/>
              </w:rPr>
              <w:t>Number of counties in U.S. territories</w:t>
            </w:r>
          </w:p>
        </w:tc>
      </w:tr>
      <w:tr w:rsidR="00B23DBB" w14:paraId="2741D777" w14:textId="77777777" w:rsidTr="00B23DBB">
        <w:tc>
          <w:tcPr>
            <w:tcW w:w="4675" w:type="dxa"/>
          </w:tcPr>
          <w:p w14:paraId="4DDEC9BC" w14:textId="4FD2583E" w:rsidR="00B23DBB" w:rsidRPr="008F08F7" w:rsidRDefault="00B23DBB" w:rsidP="007E58A4">
            <w:pPr>
              <w:rPr>
                <w:sz w:val="26"/>
                <w:szCs w:val="26"/>
              </w:rPr>
            </w:pPr>
            <w:r w:rsidRPr="008F08F7">
              <w:rPr>
                <w:sz w:val="26"/>
                <w:szCs w:val="26"/>
              </w:rPr>
              <w:t>3142</w:t>
            </w:r>
          </w:p>
        </w:tc>
        <w:tc>
          <w:tcPr>
            <w:tcW w:w="4675" w:type="dxa"/>
          </w:tcPr>
          <w:p w14:paraId="76EE18FF" w14:textId="5BDBFF1A" w:rsidR="00B23DBB" w:rsidRPr="008F08F7" w:rsidRDefault="00B23DBB" w:rsidP="00B03623">
            <w:pPr>
              <w:keepNext/>
              <w:rPr>
                <w:sz w:val="26"/>
                <w:szCs w:val="26"/>
              </w:rPr>
            </w:pPr>
            <w:r w:rsidRPr="008F08F7">
              <w:rPr>
                <w:sz w:val="26"/>
                <w:szCs w:val="26"/>
              </w:rPr>
              <w:t>88</w:t>
            </w:r>
          </w:p>
        </w:tc>
      </w:tr>
    </w:tbl>
    <w:p w14:paraId="7A35677E" w14:textId="58EC0C43" w:rsidR="000E3466" w:rsidRDefault="00B03623" w:rsidP="000E3466">
      <w:pPr>
        <w:pStyle w:val="Caption"/>
      </w:pPr>
      <w:bookmarkStart w:id="45" w:name="_Toc183787911"/>
      <w:r>
        <w:t xml:space="preserve">Table </w:t>
      </w:r>
      <w:fldSimple w:instr=" SEQ Table \* ARABIC ">
        <w:r w:rsidR="00F01BB8">
          <w:rPr>
            <w:noProof/>
          </w:rPr>
          <w:t>11</w:t>
        </w:r>
      </w:fldSimple>
      <w:r>
        <w:t>: Distribution of Number of Counties in U.S. Territories and Not in Territories</w:t>
      </w:r>
      <w:bookmarkEnd w:id="45"/>
    </w:p>
    <w:p w14:paraId="50E9D812" w14:textId="1F8ABFCC" w:rsidR="00B03623" w:rsidRDefault="004E0085" w:rsidP="000052EB">
      <w:r>
        <w:t>For the variables of interest, Puerto Rico is the on</w:t>
      </w:r>
      <w:r w:rsidR="008F08F7">
        <w:t xml:space="preserve">ly </w:t>
      </w:r>
      <w:r w:rsidR="008F08F7">
        <w:rPr>
          <w:b/>
          <w:bCs/>
        </w:rPr>
        <w:t>territory</w:t>
      </w:r>
      <w:r w:rsidR="008F08F7">
        <w:t xml:space="preserve"> </w:t>
      </w:r>
      <w:r w:rsidR="00AC41F9">
        <w:t>without missing values</w:t>
      </w:r>
      <w:r>
        <w:t xml:space="preserve">, and there are </w:t>
      </w:r>
      <w:r w:rsidRPr="004E0085">
        <w:rPr>
          <w:b/>
          <w:bCs/>
        </w:rPr>
        <w:t>78 counties in Puerto Rico observed in the data.</w:t>
      </w:r>
      <w:r w:rsidR="008F08F7">
        <w:rPr>
          <w:b/>
          <w:bCs/>
        </w:rPr>
        <w:t xml:space="preserve"> As such, the territory interpretation only applies to Puerto Rican counties and not counties in all U.S. territories.</w:t>
      </w:r>
      <w:r>
        <w:t xml:space="preserve"> </w:t>
      </w:r>
      <w:r w:rsidR="000052EB">
        <w:t xml:space="preserve">The coefficients of the logistic regression model are most interpretable in terms of odds ratios. </w:t>
      </w:r>
      <w:r w:rsidR="00B03623">
        <w:t xml:space="preserve">Below, the tables summarize the model’s coefficients and odds ratios: </w:t>
      </w:r>
    </w:p>
    <w:p w14:paraId="24C30A4A" w14:textId="1C7589EC" w:rsidR="007B3265" w:rsidRPr="007B3265" w:rsidRDefault="000E3466" w:rsidP="007B3265">
      <w:pPr>
        <w:rPr>
          <w:b/>
          <w:bCs/>
          <w:sz w:val="28"/>
          <w:szCs w:val="28"/>
        </w:rPr>
      </w:pPr>
      <w:r w:rsidRPr="00C81EA9">
        <w:rPr>
          <w:b/>
          <w:bCs/>
          <w:sz w:val="28"/>
          <w:szCs w:val="28"/>
        </w:rPr>
        <w:t>REGION (Baseline is Midwest Region)</w:t>
      </w:r>
    </w:p>
    <w:tbl>
      <w:tblPr>
        <w:tblStyle w:val="TableGrid"/>
        <w:tblW w:w="9179" w:type="dxa"/>
        <w:tblLook w:val="04A0" w:firstRow="1" w:lastRow="0" w:firstColumn="1" w:lastColumn="0" w:noHBand="0" w:noVBand="1"/>
      </w:tblPr>
      <w:tblGrid>
        <w:gridCol w:w="3059"/>
        <w:gridCol w:w="3060"/>
        <w:gridCol w:w="3060"/>
      </w:tblGrid>
      <w:tr w:rsidR="000E3466" w14:paraId="7A892C9E" w14:textId="77777777" w:rsidTr="00DF0346">
        <w:trPr>
          <w:trHeight w:val="211"/>
        </w:trPr>
        <w:tc>
          <w:tcPr>
            <w:tcW w:w="3059" w:type="dxa"/>
          </w:tcPr>
          <w:p w14:paraId="22F493A2" w14:textId="77777777" w:rsidR="000E3466" w:rsidRPr="008F08F7" w:rsidRDefault="000E3466" w:rsidP="006F4C9E">
            <w:pPr>
              <w:rPr>
                <w:b/>
                <w:bCs/>
                <w:sz w:val="26"/>
                <w:szCs w:val="26"/>
              </w:rPr>
            </w:pPr>
            <w:r w:rsidRPr="008F08F7">
              <w:rPr>
                <w:b/>
                <w:bCs/>
                <w:sz w:val="26"/>
                <w:szCs w:val="26"/>
              </w:rPr>
              <w:t>Region</w:t>
            </w:r>
          </w:p>
        </w:tc>
        <w:tc>
          <w:tcPr>
            <w:tcW w:w="3060" w:type="dxa"/>
          </w:tcPr>
          <w:p w14:paraId="1BD07975" w14:textId="77777777" w:rsidR="000E3466" w:rsidRPr="008F08F7" w:rsidRDefault="000E3466" w:rsidP="006F4C9E">
            <w:pPr>
              <w:rPr>
                <w:b/>
                <w:bCs/>
                <w:sz w:val="26"/>
                <w:szCs w:val="26"/>
              </w:rPr>
            </w:pPr>
            <w:r w:rsidRPr="008F08F7">
              <w:rPr>
                <w:b/>
                <w:bCs/>
                <w:sz w:val="26"/>
                <w:szCs w:val="26"/>
              </w:rPr>
              <w:t>Coefficient</w:t>
            </w:r>
          </w:p>
        </w:tc>
        <w:tc>
          <w:tcPr>
            <w:tcW w:w="3060" w:type="dxa"/>
          </w:tcPr>
          <w:p w14:paraId="27D03B8C" w14:textId="77777777" w:rsidR="000E3466" w:rsidRPr="008F08F7" w:rsidRDefault="000E3466" w:rsidP="006F4C9E">
            <w:pPr>
              <w:rPr>
                <w:b/>
                <w:bCs/>
                <w:sz w:val="26"/>
                <w:szCs w:val="26"/>
              </w:rPr>
            </w:pPr>
            <w:r w:rsidRPr="008F08F7">
              <w:rPr>
                <w:b/>
                <w:bCs/>
                <w:sz w:val="26"/>
                <w:szCs w:val="26"/>
              </w:rPr>
              <w:t>Odds-Ratio</w:t>
            </w:r>
          </w:p>
        </w:tc>
      </w:tr>
      <w:tr w:rsidR="000E3466" w14:paraId="5F8E2ED6" w14:textId="77777777" w:rsidTr="00DF0346">
        <w:trPr>
          <w:trHeight w:val="219"/>
        </w:trPr>
        <w:tc>
          <w:tcPr>
            <w:tcW w:w="3059" w:type="dxa"/>
          </w:tcPr>
          <w:p w14:paraId="7B81A387" w14:textId="77777777" w:rsidR="000E3466" w:rsidRPr="008F08F7" w:rsidRDefault="000E3466" w:rsidP="006F4C9E">
            <w:pPr>
              <w:rPr>
                <w:sz w:val="26"/>
                <w:szCs w:val="26"/>
              </w:rPr>
            </w:pPr>
            <w:r w:rsidRPr="008F08F7">
              <w:rPr>
                <w:sz w:val="26"/>
                <w:szCs w:val="26"/>
              </w:rPr>
              <w:t>Northeast</w:t>
            </w:r>
          </w:p>
        </w:tc>
        <w:tc>
          <w:tcPr>
            <w:tcW w:w="3060" w:type="dxa"/>
          </w:tcPr>
          <w:p w14:paraId="376B753E" w14:textId="77777777" w:rsidR="000E3466" w:rsidRPr="008F08F7" w:rsidRDefault="000E3466" w:rsidP="006F4C9E">
            <w:pPr>
              <w:rPr>
                <w:sz w:val="26"/>
                <w:szCs w:val="26"/>
              </w:rPr>
            </w:pPr>
            <w:r w:rsidRPr="008F08F7">
              <w:rPr>
                <w:sz w:val="26"/>
                <w:szCs w:val="26"/>
              </w:rPr>
              <w:t>-0.980</w:t>
            </w:r>
          </w:p>
        </w:tc>
        <w:tc>
          <w:tcPr>
            <w:tcW w:w="3060" w:type="dxa"/>
          </w:tcPr>
          <w:p w14:paraId="307DA776" w14:textId="77777777" w:rsidR="000E3466" w:rsidRPr="008F08F7" w:rsidRDefault="000E3466" w:rsidP="006F4C9E">
            <w:pPr>
              <w:rPr>
                <w:sz w:val="26"/>
                <w:szCs w:val="26"/>
              </w:rPr>
            </w:pPr>
            <w:r w:rsidRPr="008F08F7">
              <w:rPr>
                <w:sz w:val="26"/>
                <w:szCs w:val="26"/>
              </w:rPr>
              <w:t>e</w:t>
            </w:r>
            <w:r w:rsidRPr="008F08F7">
              <w:rPr>
                <w:sz w:val="26"/>
                <w:szCs w:val="26"/>
                <w:vertAlign w:val="superscript"/>
              </w:rPr>
              <w:t xml:space="preserve">-0.98044 </w:t>
            </w:r>
            <w:r w:rsidRPr="008F08F7">
              <w:rPr>
                <w:sz w:val="26"/>
                <w:szCs w:val="26"/>
              </w:rPr>
              <w:t>= 0.375</w:t>
            </w:r>
          </w:p>
        </w:tc>
      </w:tr>
      <w:tr w:rsidR="000E3466" w14:paraId="7483A98E" w14:textId="77777777" w:rsidTr="00DF0346">
        <w:trPr>
          <w:trHeight w:val="211"/>
        </w:trPr>
        <w:tc>
          <w:tcPr>
            <w:tcW w:w="3059" w:type="dxa"/>
          </w:tcPr>
          <w:p w14:paraId="6CA7A0D4" w14:textId="77777777" w:rsidR="000E3466" w:rsidRPr="008F08F7" w:rsidRDefault="000E3466" w:rsidP="006F4C9E">
            <w:pPr>
              <w:rPr>
                <w:sz w:val="26"/>
                <w:szCs w:val="26"/>
              </w:rPr>
            </w:pPr>
            <w:r w:rsidRPr="008F08F7">
              <w:rPr>
                <w:sz w:val="26"/>
                <w:szCs w:val="26"/>
              </w:rPr>
              <w:t>South</w:t>
            </w:r>
          </w:p>
        </w:tc>
        <w:tc>
          <w:tcPr>
            <w:tcW w:w="3060" w:type="dxa"/>
          </w:tcPr>
          <w:p w14:paraId="75D1E417" w14:textId="77777777" w:rsidR="000E3466" w:rsidRPr="008F08F7" w:rsidRDefault="000E3466" w:rsidP="006F4C9E">
            <w:pPr>
              <w:rPr>
                <w:sz w:val="26"/>
                <w:szCs w:val="26"/>
              </w:rPr>
            </w:pPr>
            <w:r w:rsidRPr="008F08F7">
              <w:rPr>
                <w:sz w:val="26"/>
                <w:szCs w:val="26"/>
              </w:rPr>
              <w:t>1.437</w:t>
            </w:r>
          </w:p>
        </w:tc>
        <w:tc>
          <w:tcPr>
            <w:tcW w:w="3060" w:type="dxa"/>
          </w:tcPr>
          <w:p w14:paraId="102848F5" w14:textId="77777777" w:rsidR="000E3466" w:rsidRPr="008F08F7" w:rsidRDefault="000E3466" w:rsidP="006F4C9E">
            <w:pPr>
              <w:rPr>
                <w:sz w:val="26"/>
                <w:szCs w:val="26"/>
              </w:rPr>
            </w:pPr>
            <w:r w:rsidRPr="008F08F7">
              <w:rPr>
                <w:sz w:val="26"/>
                <w:szCs w:val="26"/>
              </w:rPr>
              <w:t>e</w:t>
            </w:r>
            <w:r w:rsidRPr="008F08F7">
              <w:rPr>
                <w:sz w:val="26"/>
                <w:szCs w:val="26"/>
                <w:vertAlign w:val="superscript"/>
              </w:rPr>
              <w:t xml:space="preserve">1.43707 </w:t>
            </w:r>
            <w:r w:rsidRPr="008F08F7">
              <w:rPr>
                <w:sz w:val="26"/>
                <w:szCs w:val="26"/>
              </w:rPr>
              <w:t>=</w:t>
            </w:r>
            <w:r w:rsidRPr="008F08F7">
              <w:rPr>
                <w:sz w:val="26"/>
                <w:szCs w:val="26"/>
                <w:vertAlign w:val="superscript"/>
              </w:rPr>
              <w:t xml:space="preserve"> </w:t>
            </w:r>
            <w:r w:rsidRPr="008F08F7">
              <w:rPr>
                <w:sz w:val="26"/>
                <w:szCs w:val="26"/>
              </w:rPr>
              <w:t>4.208</w:t>
            </w:r>
          </w:p>
        </w:tc>
      </w:tr>
      <w:tr w:rsidR="000E3466" w14:paraId="1AA1336C" w14:textId="77777777" w:rsidTr="00DF0346">
        <w:trPr>
          <w:trHeight w:val="211"/>
        </w:trPr>
        <w:tc>
          <w:tcPr>
            <w:tcW w:w="3059" w:type="dxa"/>
          </w:tcPr>
          <w:p w14:paraId="7A0CA285" w14:textId="308579C4" w:rsidR="000E3466" w:rsidRPr="008F08F7" w:rsidRDefault="000E3466" w:rsidP="006F4C9E">
            <w:pPr>
              <w:rPr>
                <w:sz w:val="26"/>
                <w:szCs w:val="26"/>
              </w:rPr>
            </w:pPr>
            <w:r w:rsidRPr="008F08F7">
              <w:rPr>
                <w:sz w:val="26"/>
                <w:szCs w:val="26"/>
              </w:rPr>
              <w:t>Territory</w:t>
            </w:r>
            <w:r w:rsidR="004E0085" w:rsidRPr="008F08F7">
              <w:rPr>
                <w:sz w:val="26"/>
                <w:szCs w:val="26"/>
              </w:rPr>
              <w:t xml:space="preserve"> (Puerto Rico)</w:t>
            </w:r>
          </w:p>
        </w:tc>
        <w:tc>
          <w:tcPr>
            <w:tcW w:w="3060" w:type="dxa"/>
          </w:tcPr>
          <w:p w14:paraId="51C3C4EC" w14:textId="77777777" w:rsidR="000E3466" w:rsidRPr="008F08F7" w:rsidRDefault="000E3466" w:rsidP="006F4C9E">
            <w:pPr>
              <w:rPr>
                <w:sz w:val="26"/>
                <w:szCs w:val="26"/>
              </w:rPr>
            </w:pPr>
            <w:r w:rsidRPr="008F08F7">
              <w:rPr>
                <w:sz w:val="26"/>
                <w:szCs w:val="26"/>
              </w:rPr>
              <w:t>3.496</w:t>
            </w:r>
          </w:p>
        </w:tc>
        <w:tc>
          <w:tcPr>
            <w:tcW w:w="3060" w:type="dxa"/>
          </w:tcPr>
          <w:p w14:paraId="5E666E45" w14:textId="77777777" w:rsidR="000E3466" w:rsidRPr="008F08F7" w:rsidRDefault="000E3466" w:rsidP="006F4C9E">
            <w:pPr>
              <w:rPr>
                <w:sz w:val="26"/>
                <w:szCs w:val="26"/>
              </w:rPr>
            </w:pPr>
            <w:r w:rsidRPr="008F08F7">
              <w:rPr>
                <w:sz w:val="26"/>
                <w:szCs w:val="26"/>
              </w:rPr>
              <w:t>e</w:t>
            </w:r>
            <w:r w:rsidRPr="008F08F7">
              <w:rPr>
                <w:sz w:val="26"/>
                <w:szCs w:val="26"/>
                <w:vertAlign w:val="superscript"/>
              </w:rPr>
              <w:t xml:space="preserve">3.49640 </w:t>
            </w:r>
            <w:r w:rsidRPr="008F08F7">
              <w:rPr>
                <w:sz w:val="26"/>
                <w:szCs w:val="26"/>
              </w:rPr>
              <w:t>=</w:t>
            </w:r>
            <w:r w:rsidRPr="008F08F7">
              <w:rPr>
                <w:sz w:val="26"/>
                <w:szCs w:val="26"/>
                <w:vertAlign w:val="superscript"/>
              </w:rPr>
              <w:t xml:space="preserve">  </w:t>
            </w:r>
            <w:r w:rsidRPr="008F08F7">
              <w:rPr>
                <w:sz w:val="26"/>
                <w:szCs w:val="26"/>
              </w:rPr>
              <w:t>33</w:t>
            </w:r>
          </w:p>
        </w:tc>
      </w:tr>
      <w:tr w:rsidR="000E3466" w14:paraId="1878E8BB" w14:textId="77777777" w:rsidTr="00DF0346">
        <w:trPr>
          <w:trHeight w:val="177"/>
        </w:trPr>
        <w:tc>
          <w:tcPr>
            <w:tcW w:w="3059" w:type="dxa"/>
          </w:tcPr>
          <w:p w14:paraId="353E6E5B" w14:textId="77777777" w:rsidR="000E3466" w:rsidRPr="008F08F7" w:rsidRDefault="000E3466" w:rsidP="006F4C9E">
            <w:pPr>
              <w:rPr>
                <w:sz w:val="26"/>
                <w:szCs w:val="26"/>
              </w:rPr>
            </w:pPr>
            <w:r w:rsidRPr="008F08F7">
              <w:rPr>
                <w:sz w:val="26"/>
                <w:szCs w:val="26"/>
              </w:rPr>
              <w:t>West</w:t>
            </w:r>
          </w:p>
        </w:tc>
        <w:tc>
          <w:tcPr>
            <w:tcW w:w="3060" w:type="dxa"/>
          </w:tcPr>
          <w:p w14:paraId="371C74C6" w14:textId="77777777" w:rsidR="000E3466" w:rsidRPr="008F08F7" w:rsidRDefault="000E3466" w:rsidP="006F4C9E">
            <w:pPr>
              <w:rPr>
                <w:sz w:val="26"/>
                <w:szCs w:val="26"/>
              </w:rPr>
            </w:pPr>
            <w:r w:rsidRPr="008F08F7">
              <w:rPr>
                <w:sz w:val="26"/>
                <w:szCs w:val="26"/>
              </w:rPr>
              <w:t>0.563</w:t>
            </w:r>
          </w:p>
        </w:tc>
        <w:tc>
          <w:tcPr>
            <w:tcW w:w="3060" w:type="dxa"/>
          </w:tcPr>
          <w:p w14:paraId="59B88FFE" w14:textId="77777777" w:rsidR="000E3466" w:rsidRPr="008F08F7" w:rsidRDefault="000E3466" w:rsidP="007B3265">
            <w:pPr>
              <w:keepNext/>
              <w:rPr>
                <w:sz w:val="26"/>
                <w:szCs w:val="26"/>
              </w:rPr>
            </w:pPr>
            <w:r w:rsidRPr="008F08F7">
              <w:rPr>
                <w:sz w:val="26"/>
                <w:szCs w:val="26"/>
              </w:rPr>
              <w:t>e</w:t>
            </w:r>
            <w:r w:rsidRPr="008F08F7">
              <w:rPr>
                <w:sz w:val="26"/>
                <w:szCs w:val="26"/>
                <w:vertAlign w:val="superscript"/>
              </w:rPr>
              <w:t>0.56263</w:t>
            </w:r>
            <w:r w:rsidRPr="008F08F7">
              <w:rPr>
                <w:sz w:val="26"/>
                <w:szCs w:val="26"/>
              </w:rPr>
              <w:t xml:space="preserve"> =</w:t>
            </w:r>
            <w:r w:rsidRPr="008F08F7">
              <w:rPr>
                <w:sz w:val="26"/>
                <w:szCs w:val="26"/>
                <w:vertAlign w:val="superscript"/>
              </w:rPr>
              <w:t xml:space="preserve"> </w:t>
            </w:r>
            <w:r w:rsidRPr="008F08F7">
              <w:rPr>
                <w:sz w:val="26"/>
                <w:szCs w:val="26"/>
              </w:rPr>
              <w:t>1.756</w:t>
            </w:r>
          </w:p>
        </w:tc>
      </w:tr>
    </w:tbl>
    <w:p w14:paraId="7350FDB2" w14:textId="0EACEC51" w:rsidR="007B3265" w:rsidRDefault="007B3265">
      <w:pPr>
        <w:pStyle w:val="Caption"/>
      </w:pPr>
      <w:bookmarkStart w:id="46" w:name="_Toc183787912"/>
      <w:r>
        <w:t xml:space="preserve">Table </w:t>
      </w:r>
      <w:fldSimple w:instr=" SEQ Table \* ARABIC ">
        <w:r w:rsidR="00F01BB8">
          <w:rPr>
            <w:noProof/>
          </w:rPr>
          <w:t>12</w:t>
        </w:r>
      </w:fldSimple>
      <w:r>
        <w:t>: Coefficients and Odds Ratios for the Variable "Region"</w:t>
      </w:r>
      <w:bookmarkEnd w:id="46"/>
    </w:p>
    <w:p w14:paraId="19C4028E" w14:textId="0FA2C2B4" w:rsidR="00AB6066" w:rsidRPr="000E3466" w:rsidRDefault="000E3466" w:rsidP="000E3466">
      <w:pPr>
        <w:rPr>
          <w:b/>
          <w:bCs/>
          <w:sz w:val="28"/>
          <w:szCs w:val="28"/>
        </w:rPr>
      </w:pPr>
      <w:r w:rsidRPr="000E3466">
        <w:rPr>
          <w:b/>
          <w:bCs/>
          <w:sz w:val="28"/>
          <w:szCs w:val="28"/>
        </w:rPr>
        <w:lastRenderedPageBreak/>
        <w:t>Rural-Urban Continuum Code as of 2013 (AHRF_USDA_RUCC_2013, Baseline is Counties in Metropolitan Areas with Population of 1 million or more)</w:t>
      </w:r>
    </w:p>
    <w:tbl>
      <w:tblPr>
        <w:tblStyle w:val="TableGrid"/>
        <w:tblpPr w:leftFromText="180" w:rightFromText="180" w:vertAnchor="text" w:horzAnchor="margin" w:tblpY="118"/>
        <w:tblW w:w="0" w:type="auto"/>
        <w:tblLook w:val="04A0" w:firstRow="1" w:lastRow="0" w:firstColumn="1" w:lastColumn="0" w:noHBand="0" w:noVBand="1"/>
      </w:tblPr>
      <w:tblGrid>
        <w:gridCol w:w="3116"/>
        <w:gridCol w:w="3117"/>
        <w:gridCol w:w="3117"/>
      </w:tblGrid>
      <w:tr w:rsidR="000E3466" w14:paraId="1CEEFF75" w14:textId="77777777" w:rsidTr="006F4C9E">
        <w:tc>
          <w:tcPr>
            <w:tcW w:w="3116" w:type="dxa"/>
          </w:tcPr>
          <w:p w14:paraId="779FF694" w14:textId="77777777" w:rsidR="000E3466" w:rsidRPr="008F08F7" w:rsidRDefault="000E3466" w:rsidP="006F4C9E">
            <w:pPr>
              <w:rPr>
                <w:b/>
                <w:bCs/>
                <w:sz w:val="26"/>
                <w:szCs w:val="26"/>
              </w:rPr>
            </w:pPr>
            <w:r w:rsidRPr="008F08F7">
              <w:rPr>
                <w:b/>
                <w:bCs/>
                <w:sz w:val="26"/>
                <w:szCs w:val="26"/>
              </w:rPr>
              <w:t>Rural-Urban Code (2013)</w:t>
            </w:r>
          </w:p>
        </w:tc>
        <w:tc>
          <w:tcPr>
            <w:tcW w:w="3117" w:type="dxa"/>
          </w:tcPr>
          <w:p w14:paraId="4EC37D95" w14:textId="77777777" w:rsidR="000E3466" w:rsidRPr="000E3466" w:rsidRDefault="000E3466" w:rsidP="006F4C9E">
            <w:pPr>
              <w:rPr>
                <w:b/>
                <w:bCs/>
                <w:sz w:val="28"/>
                <w:szCs w:val="28"/>
              </w:rPr>
            </w:pPr>
            <w:r w:rsidRPr="000E3466">
              <w:rPr>
                <w:b/>
                <w:bCs/>
                <w:sz w:val="28"/>
                <w:szCs w:val="28"/>
              </w:rPr>
              <w:t>Coefficient</w:t>
            </w:r>
          </w:p>
        </w:tc>
        <w:tc>
          <w:tcPr>
            <w:tcW w:w="3117" w:type="dxa"/>
          </w:tcPr>
          <w:p w14:paraId="3CB593AC" w14:textId="77777777" w:rsidR="000E3466" w:rsidRPr="000E3466" w:rsidRDefault="000E3466" w:rsidP="006F4C9E">
            <w:pPr>
              <w:rPr>
                <w:b/>
                <w:bCs/>
                <w:sz w:val="28"/>
                <w:szCs w:val="28"/>
              </w:rPr>
            </w:pPr>
            <w:r w:rsidRPr="000E3466">
              <w:rPr>
                <w:b/>
                <w:bCs/>
                <w:sz w:val="28"/>
                <w:szCs w:val="28"/>
              </w:rPr>
              <w:t>Odds Ratio</w:t>
            </w:r>
          </w:p>
        </w:tc>
      </w:tr>
      <w:tr w:rsidR="000E3466" w14:paraId="0F5358B8" w14:textId="77777777" w:rsidTr="006F4C9E">
        <w:tc>
          <w:tcPr>
            <w:tcW w:w="3116" w:type="dxa"/>
          </w:tcPr>
          <w:p w14:paraId="17CAFA68" w14:textId="77777777" w:rsidR="000E3466" w:rsidRPr="008F08F7" w:rsidRDefault="000E3466" w:rsidP="006F4C9E">
            <w:pPr>
              <w:rPr>
                <w:sz w:val="26"/>
                <w:szCs w:val="26"/>
              </w:rPr>
            </w:pPr>
            <w:r w:rsidRPr="008F08F7">
              <w:rPr>
                <w:sz w:val="26"/>
                <w:szCs w:val="26"/>
              </w:rPr>
              <w:t>Metro Areas, Population 250,000 – 1,000,000</w:t>
            </w:r>
          </w:p>
        </w:tc>
        <w:tc>
          <w:tcPr>
            <w:tcW w:w="3117" w:type="dxa"/>
          </w:tcPr>
          <w:p w14:paraId="60F52585" w14:textId="77777777" w:rsidR="000E3466" w:rsidRDefault="000E3466" w:rsidP="006F4C9E">
            <w:pPr>
              <w:rPr>
                <w:sz w:val="28"/>
                <w:szCs w:val="28"/>
              </w:rPr>
            </w:pPr>
            <w:r>
              <w:rPr>
                <w:sz w:val="28"/>
                <w:szCs w:val="28"/>
              </w:rPr>
              <w:t>0.197</w:t>
            </w:r>
          </w:p>
        </w:tc>
        <w:tc>
          <w:tcPr>
            <w:tcW w:w="3117" w:type="dxa"/>
          </w:tcPr>
          <w:p w14:paraId="37AD52EE" w14:textId="77777777" w:rsidR="000E3466" w:rsidRDefault="000E3466" w:rsidP="006F4C9E">
            <w:pPr>
              <w:rPr>
                <w:sz w:val="28"/>
                <w:szCs w:val="28"/>
              </w:rPr>
            </w:pPr>
            <w:r w:rsidRPr="00C81EA9">
              <w:rPr>
                <w:sz w:val="28"/>
                <w:szCs w:val="28"/>
              </w:rPr>
              <w:t>e</w:t>
            </w:r>
            <w:r w:rsidRPr="00C81EA9">
              <w:rPr>
                <w:sz w:val="28"/>
                <w:szCs w:val="28"/>
                <w:vertAlign w:val="superscript"/>
              </w:rPr>
              <w:t xml:space="preserve"> </w:t>
            </w:r>
            <w:r>
              <w:rPr>
                <w:sz w:val="28"/>
                <w:szCs w:val="28"/>
                <w:vertAlign w:val="superscript"/>
              </w:rPr>
              <w:t xml:space="preserve">0.197 </w:t>
            </w:r>
            <w:r w:rsidRPr="00C81EA9">
              <w:rPr>
                <w:sz w:val="28"/>
                <w:szCs w:val="28"/>
              </w:rPr>
              <w:t>=</w:t>
            </w:r>
            <w:r w:rsidRPr="00414619">
              <w:rPr>
                <w:sz w:val="28"/>
                <w:szCs w:val="28"/>
              </w:rPr>
              <w:t xml:space="preserve"> </w:t>
            </w:r>
            <w:r>
              <w:rPr>
                <w:sz w:val="28"/>
                <w:szCs w:val="28"/>
              </w:rPr>
              <w:t>1.218</w:t>
            </w:r>
          </w:p>
        </w:tc>
      </w:tr>
      <w:tr w:rsidR="000E3466" w14:paraId="694D26D9" w14:textId="77777777" w:rsidTr="006F4C9E">
        <w:tc>
          <w:tcPr>
            <w:tcW w:w="3116" w:type="dxa"/>
          </w:tcPr>
          <w:p w14:paraId="0B7F3FAC" w14:textId="77777777" w:rsidR="000E3466" w:rsidRPr="008F08F7" w:rsidRDefault="000E3466" w:rsidP="006F4C9E">
            <w:pPr>
              <w:rPr>
                <w:sz w:val="26"/>
                <w:szCs w:val="26"/>
              </w:rPr>
            </w:pPr>
            <w:r w:rsidRPr="008F08F7">
              <w:rPr>
                <w:sz w:val="26"/>
                <w:szCs w:val="26"/>
              </w:rPr>
              <w:t>Metro Areas, Population &lt; than 250,000</w:t>
            </w:r>
          </w:p>
        </w:tc>
        <w:tc>
          <w:tcPr>
            <w:tcW w:w="3117" w:type="dxa"/>
          </w:tcPr>
          <w:p w14:paraId="2BBA5F22" w14:textId="77777777" w:rsidR="000E3466" w:rsidRDefault="000E3466" w:rsidP="006F4C9E">
            <w:pPr>
              <w:rPr>
                <w:sz w:val="28"/>
                <w:szCs w:val="28"/>
              </w:rPr>
            </w:pPr>
            <w:r>
              <w:rPr>
                <w:sz w:val="28"/>
                <w:szCs w:val="28"/>
              </w:rPr>
              <w:t>0.364</w:t>
            </w:r>
          </w:p>
        </w:tc>
        <w:tc>
          <w:tcPr>
            <w:tcW w:w="3117" w:type="dxa"/>
          </w:tcPr>
          <w:p w14:paraId="27E0774A" w14:textId="77777777" w:rsidR="000E3466" w:rsidRDefault="000E3466" w:rsidP="006F4C9E">
            <w:pPr>
              <w:rPr>
                <w:sz w:val="28"/>
                <w:szCs w:val="28"/>
              </w:rPr>
            </w:pPr>
            <w:r w:rsidRPr="00C81EA9">
              <w:rPr>
                <w:sz w:val="28"/>
                <w:szCs w:val="28"/>
              </w:rPr>
              <w:t>e</w:t>
            </w:r>
            <w:r w:rsidRPr="00C81EA9">
              <w:rPr>
                <w:sz w:val="28"/>
                <w:szCs w:val="28"/>
                <w:vertAlign w:val="superscript"/>
              </w:rPr>
              <w:t xml:space="preserve"> </w:t>
            </w:r>
            <w:r>
              <w:rPr>
                <w:sz w:val="28"/>
                <w:szCs w:val="28"/>
                <w:vertAlign w:val="superscript"/>
              </w:rPr>
              <w:t xml:space="preserve">0.364  </w:t>
            </w:r>
            <w:r w:rsidRPr="00C81EA9">
              <w:rPr>
                <w:sz w:val="28"/>
                <w:szCs w:val="28"/>
              </w:rPr>
              <w:t>=</w:t>
            </w:r>
            <w:r w:rsidRPr="00414619">
              <w:rPr>
                <w:sz w:val="28"/>
                <w:szCs w:val="28"/>
              </w:rPr>
              <w:t xml:space="preserve"> </w:t>
            </w:r>
            <w:r>
              <w:rPr>
                <w:sz w:val="28"/>
                <w:szCs w:val="28"/>
              </w:rPr>
              <w:t>1.438</w:t>
            </w:r>
          </w:p>
        </w:tc>
      </w:tr>
      <w:tr w:rsidR="000E3466" w14:paraId="21B5C0C0" w14:textId="77777777" w:rsidTr="006F4C9E">
        <w:tc>
          <w:tcPr>
            <w:tcW w:w="3116" w:type="dxa"/>
          </w:tcPr>
          <w:p w14:paraId="4FD85249" w14:textId="77777777" w:rsidR="000E3466" w:rsidRPr="008F08F7" w:rsidRDefault="000E3466" w:rsidP="006F4C9E">
            <w:pPr>
              <w:rPr>
                <w:sz w:val="26"/>
                <w:szCs w:val="26"/>
              </w:rPr>
            </w:pPr>
            <w:r w:rsidRPr="008F08F7">
              <w:rPr>
                <w:sz w:val="26"/>
                <w:szCs w:val="26"/>
              </w:rPr>
              <w:t>Urban Areas, Population 20,000+, adjacent to a metro area</w:t>
            </w:r>
          </w:p>
        </w:tc>
        <w:tc>
          <w:tcPr>
            <w:tcW w:w="3117" w:type="dxa"/>
          </w:tcPr>
          <w:p w14:paraId="38D9933C" w14:textId="77777777" w:rsidR="000E3466" w:rsidRDefault="000E3466" w:rsidP="006F4C9E">
            <w:pPr>
              <w:rPr>
                <w:sz w:val="28"/>
                <w:szCs w:val="28"/>
              </w:rPr>
            </w:pPr>
            <w:r>
              <w:rPr>
                <w:sz w:val="28"/>
                <w:szCs w:val="28"/>
              </w:rPr>
              <w:t>0.308</w:t>
            </w:r>
          </w:p>
        </w:tc>
        <w:tc>
          <w:tcPr>
            <w:tcW w:w="3117" w:type="dxa"/>
          </w:tcPr>
          <w:p w14:paraId="0DF24109" w14:textId="77777777" w:rsidR="000E3466" w:rsidRDefault="000E3466" w:rsidP="006F4C9E">
            <w:pPr>
              <w:rPr>
                <w:sz w:val="28"/>
                <w:szCs w:val="28"/>
              </w:rPr>
            </w:pPr>
            <w:r w:rsidRPr="00C81EA9">
              <w:rPr>
                <w:sz w:val="28"/>
                <w:szCs w:val="28"/>
              </w:rPr>
              <w:t>e</w:t>
            </w:r>
            <w:r>
              <w:rPr>
                <w:sz w:val="28"/>
                <w:szCs w:val="28"/>
                <w:vertAlign w:val="superscript"/>
              </w:rPr>
              <w:t xml:space="preserve">0.308 </w:t>
            </w:r>
            <w:r w:rsidRPr="00C81EA9">
              <w:rPr>
                <w:sz w:val="28"/>
                <w:szCs w:val="28"/>
              </w:rPr>
              <w:t>=</w:t>
            </w:r>
            <w:r>
              <w:rPr>
                <w:sz w:val="28"/>
                <w:szCs w:val="28"/>
              </w:rPr>
              <w:t>1.360</w:t>
            </w:r>
          </w:p>
        </w:tc>
      </w:tr>
      <w:tr w:rsidR="000E3466" w14:paraId="2F3202EA" w14:textId="77777777" w:rsidTr="006F4C9E">
        <w:tc>
          <w:tcPr>
            <w:tcW w:w="3116" w:type="dxa"/>
          </w:tcPr>
          <w:p w14:paraId="54B04E5B" w14:textId="77777777" w:rsidR="000E3466" w:rsidRPr="008F08F7" w:rsidRDefault="000E3466" w:rsidP="006F4C9E">
            <w:pPr>
              <w:rPr>
                <w:sz w:val="26"/>
                <w:szCs w:val="26"/>
              </w:rPr>
            </w:pPr>
            <w:r w:rsidRPr="008F08F7">
              <w:rPr>
                <w:sz w:val="26"/>
                <w:szCs w:val="26"/>
              </w:rPr>
              <w:t xml:space="preserve">Urban Areas, Population 20,000+, </w:t>
            </w:r>
            <w:r w:rsidRPr="008F08F7">
              <w:rPr>
                <w:b/>
                <w:bCs/>
                <w:sz w:val="26"/>
                <w:szCs w:val="26"/>
              </w:rPr>
              <w:t>not adjacent to a metro area</w:t>
            </w:r>
          </w:p>
        </w:tc>
        <w:tc>
          <w:tcPr>
            <w:tcW w:w="3117" w:type="dxa"/>
          </w:tcPr>
          <w:p w14:paraId="0ABAD347" w14:textId="77777777" w:rsidR="000E3466" w:rsidRDefault="000E3466" w:rsidP="006F4C9E">
            <w:pPr>
              <w:rPr>
                <w:sz w:val="28"/>
                <w:szCs w:val="28"/>
              </w:rPr>
            </w:pPr>
            <w:r>
              <w:rPr>
                <w:sz w:val="28"/>
                <w:szCs w:val="28"/>
              </w:rPr>
              <w:t>0.594</w:t>
            </w:r>
          </w:p>
        </w:tc>
        <w:tc>
          <w:tcPr>
            <w:tcW w:w="3117" w:type="dxa"/>
          </w:tcPr>
          <w:p w14:paraId="3C47F295" w14:textId="77777777" w:rsidR="000E3466" w:rsidRPr="000E3466" w:rsidRDefault="000E3466" w:rsidP="006F4C9E">
            <w:pPr>
              <w:rPr>
                <w:b/>
                <w:bCs/>
                <w:sz w:val="28"/>
                <w:szCs w:val="28"/>
              </w:rPr>
            </w:pPr>
            <w:r w:rsidRPr="00C81EA9">
              <w:rPr>
                <w:sz w:val="28"/>
                <w:szCs w:val="28"/>
              </w:rPr>
              <w:t>e</w:t>
            </w:r>
            <w:r>
              <w:rPr>
                <w:sz w:val="28"/>
                <w:szCs w:val="28"/>
                <w:vertAlign w:val="superscript"/>
              </w:rPr>
              <w:t>0.594</w:t>
            </w:r>
            <w:r w:rsidRPr="00C81EA9">
              <w:rPr>
                <w:sz w:val="28"/>
                <w:szCs w:val="28"/>
                <w:vertAlign w:val="superscript"/>
              </w:rPr>
              <w:t xml:space="preserve"> </w:t>
            </w:r>
            <w:r w:rsidRPr="00C81EA9">
              <w:rPr>
                <w:sz w:val="28"/>
                <w:szCs w:val="28"/>
              </w:rPr>
              <w:t>=</w:t>
            </w:r>
            <w:r w:rsidRPr="00414619">
              <w:rPr>
                <w:sz w:val="28"/>
                <w:szCs w:val="28"/>
              </w:rPr>
              <w:t xml:space="preserve"> </w:t>
            </w:r>
            <w:r>
              <w:rPr>
                <w:sz w:val="28"/>
                <w:szCs w:val="28"/>
              </w:rPr>
              <w:t>1.812</w:t>
            </w:r>
          </w:p>
        </w:tc>
      </w:tr>
      <w:tr w:rsidR="000E3466" w14:paraId="4452417B" w14:textId="77777777" w:rsidTr="006F4C9E">
        <w:tc>
          <w:tcPr>
            <w:tcW w:w="3116" w:type="dxa"/>
          </w:tcPr>
          <w:p w14:paraId="2CA69B1C" w14:textId="77777777" w:rsidR="000E3466" w:rsidRPr="008F08F7" w:rsidRDefault="000E3466" w:rsidP="006F4C9E">
            <w:pPr>
              <w:rPr>
                <w:sz w:val="26"/>
                <w:szCs w:val="26"/>
              </w:rPr>
            </w:pPr>
            <w:r w:rsidRPr="008F08F7">
              <w:rPr>
                <w:sz w:val="26"/>
                <w:szCs w:val="26"/>
              </w:rPr>
              <w:t>Urban Areas, Population 2,500-19,999, adjacent to a metro area</w:t>
            </w:r>
          </w:p>
        </w:tc>
        <w:tc>
          <w:tcPr>
            <w:tcW w:w="3117" w:type="dxa"/>
          </w:tcPr>
          <w:p w14:paraId="0E993B52" w14:textId="77777777" w:rsidR="000E3466" w:rsidRDefault="000E3466" w:rsidP="006F4C9E">
            <w:pPr>
              <w:rPr>
                <w:sz w:val="28"/>
                <w:szCs w:val="28"/>
              </w:rPr>
            </w:pPr>
            <w:r>
              <w:rPr>
                <w:sz w:val="28"/>
                <w:szCs w:val="28"/>
              </w:rPr>
              <w:t>0.707</w:t>
            </w:r>
          </w:p>
        </w:tc>
        <w:tc>
          <w:tcPr>
            <w:tcW w:w="3117" w:type="dxa"/>
          </w:tcPr>
          <w:p w14:paraId="27856A78" w14:textId="77777777" w:rsidR="000E3466" w:rsidRDefault="000E3466" w:rsidP="006F4C9E">
            <w:pPr>
              <w:rPr>
                <w:sz w:val="28"/>
                <w:szCs w:val="28"/>
              </w:rPr>
            </w:pPr>
            <w:r w:rsidRPr="00C81EA9">
              <w:rPr>
                <w:sz w:val="28"/>
                <w:szCs w:val="28"/>
              </w:rPr>
              <w:t>e</w:t>
            </w:r>
            <w:r>
              <w:rPr>
                <w:sz w:val="28"/>
                <w:szCs w:val="28"/>
                <w:vertAlign w:val="superscript"/>
              </w:rPr>
              <w:t>0.707</w:t>
            </w:r>
            <w:r w:rsidRPr="00C81EA9">
              <w:rPr>
                <w:sz w:val="28"/>
                <w:szCs w:val="28"/>
                <w:vertAlign w:val="superscript"/>
              </w:rPr>
              <w:t xml:space="preserve"> </w:t>
            </w:r>
            <w:r w:rsidRPr="00C81EA9">
              <w:rPr>
                <w:sz w:val="28"/>
                <w:szCs w:val="28"/>
              </w:rPr>
              <w:t>=</w:t>
            </w:r>
            <w:r w:rsidRPr="00414619">
              <w:rPr>
                <w:sz w:val="28"/>
                <w:szCs w:val="28"/>
              </w:rPr>
              <w:t xml:space="preserve"> </w:t>
            </w:r>
            <w:r>
              <w:rPr>
                <w:sz w:val="28"/>
                <w:szCs w:val="28"/>
              </w:rPr>
              <w:t>2.029</w:t>
            </w:r>
          </w:p>
        </w:tc>
      </w:tr>
      <w:tr w:rsidR="000E3466" w14:paraId="0004DA48" w14:textId="77777777" w:rsidTr="006F4C9E">
        <w:tc>
          <w:tcPr>
            <w:tcW w:w="3116" w:type="dxa"/>
          </w:tcPr>
          <w:p w14:paraId="22A6D4E4" w14:textId="77777777" w:rsidR="000E3466" w:rsidRPr="008F08F7" w:rsidRDefault="000E3466" w:rsidP="006F4C9E">
            <w:pPr>
              <w:rPr>
                <w:sz w:val="26"/>
                <w:szCs w:val="26"/>
              </w:rPr>
            </w:pPr>
            <w:r w:rsidRPr="008F08F7">
              <w:rPr>
                <w:sz w:val="26"/>
                <w:szCs w:val="26"/>
              </w:rPr>
              <w:t xml:space="preserve">Urban Areas, Population 2,500-19,999, </w:t>
            </w:r>
            <w:r w:rsidRPr="008F08F7">
              <w:rPr>
                <w:b/>
                <w:bCs/>
                <w:sz w:val="26"/>
                <w:szCs w:val="26"/>
              </w:rPr>
              <w:t>Not adjacent</w:t>
            </w:r>
            <w:r w:rsidRPr="008F08F7">
              <w:rPr>
                <w:sz w:val="26"/>
                <w:szCs w:val="26"/>
              </w:rPr>
              <w:t xml:space="preserve"> to a metro area</w:t>
            </w:r>
          </w:p>
        </w:tc>
        <w:tc>
          <w:tcPr>
            <w:tcW w:w="3117" w:type="dxa"/>
          </w:tcPr>
          <w:p w14:paraId="7541F40F" w14:textId="77777777" w:rsidR="000E3466" w:rsidRDefault="000E3466" w:rsidP="006F4C9E">
            <w:pPr>
              <w:rPr>
                <w:sz w:val="28"/>
                <w:szCs w:val="28"/>
              </w:rPr>
            </w:pPr>
            <w:r>
              <w:rPr>
                <w:sz w:val="28"/>
                <w:szCs w:val="28"/>
              </w:rPr>
              <w:t>0.718</w:t>
            </w:r>
          </w:p>
        </w:tc>
        <w:tc>
          <w:tcPr>
            <w:tcW w:w="3117" w:type="dxa"/>
          </w:tcPr>
          <w:p w14:paraId="7E3CDD5B" w14:textId="77777777" w:rsidR="000E3466" w:rsidRDefault="000E3466" w:rsidP="006F4C9E">
            <w:pPr>
              <w:rPr>
                <w:sz w:val="28"/>
                <w:szCs w:val="28"/>
              </w:rPr>
            </w:pPr>
            <w:r w:rsidRPr="00C81EA9">
              <w:rPr>
                <w:sz w:val="28"/>
                <w:szCs w:val="28"/>
              </w:rPr>
              <w:t>e</w:t>
            </w:r>
            <w:r>
              <w:rPr>
                <w:sz w:val="28"/>
                <w:szCs w:val="28"/>
                <w:vertAlign w:val="superscript"/>
              </w:rPr>
              <w:t xml:space="preserve">0.718 </w:t>
            </w:r>
            <w:r w:rsidRPr="00C81EA9">
              <w:rPr>
                <w:sz w:val="28"/>
                <w:szCs w:val="28"/>
              </w:rPr>
              <w:t>=</w:t>
            </w:r>
            <w:r w:rsidRPr="00414619">
              <w:rPr>
                <w:sz w:val="28"/>
                <w:szCs w:val="28"/>
              </w:rPr>
              <w:t xml:space="preserve"> </w:t>
            </w:r>
            <w:r>
              <w:rPr>
                <w:sz w:val="28"/>
                <w:szCs w:val="28"/>
              </w:rPr>
              <w:t>2.050</w:t>
            </w:r>
          </w:p>
        </w:tc>
      </w:tr>
      <w:tr w:rsidR="000E3466" w14:paraId="5FDE561D" w14:textId="77777777" w:rsidTr="006F4C9E">
        <w:tc>
          <w:tcPr>
            <w:tcW w:w="3116" w:type="dxa"/>
          </w:tcPr>
          <w:p w14:paraId="5536B720" w14:textId="77777777" w:rsidR="000E3466" w:rsidRPr="008F08F7" w:rsidRDefault="000E3466" w:rsidP="006F4C9E">
            <w:pPr>
              <w:rPr>
                <w:sz w:val="26"/>
                <w:szCs w:val="26"/>
              </w:rPr>
            </w:pPr>
            <w:r w:rsidRPr="008F08F7">
              <w:rPr>
                <w:sz w:val="26"/>
                <w:szCs w:val="26"/>
              </w:rPr>
              <w:t>Completely rural or less than 2,500 urban population, adjacent to a metro area</w:t>
            </w:r>
          </w:p>
        </w:tc>
        <w:tc>
          <w:tcPr>
            <w:tcW w:w="3117" w:type="dxa"/>
          </w:tcPr>
          <w:p w14:paraId="2F1C1E98" w14:textId="77777777" w:rsidR="000E3466" w:rsidRDefault="000E3466" w:rsidP="006F4C9E">
            <w:pPr>
              <w:rPr>
                <w:sz w:val="28"/>
                <w:szCs w:val="28"/>
              </w:rPr>
            </w:pPr>
            <w:r>
              <w:rPr>
                <w:sz w:val="28"/>
                <w:szCs w:val="28"/>
              </w:rPr>
              <w:t>1.850</w:t>
            </w:r>
          </w:p>
        </w:tc>
        <w:tc>
          <w:tcPr>
            <w:tcW w:w="3117" w:type="dxa"/>
          </w:tcPr>
          <w:p w14:paraId="64CE77FF" w14:textId="77777777" w:rsidR="000E3466" w:rsidRDefault="000E3466" w:rsidP="006F4C9E">
            <w:pPr>
              <w:rPr>
                <w:sz w:val="28"/>
                <w:szCs w:val="28"/>
              </w:rPr>
            </w:pPr>
            <w:r w:rsidRPr="00C81EA9">
              <w:rPr>
                <w:sz w:val="28"/>
                <w:szCs w:val="28"/>
              </w:rPr>
              <w:t>e</w:t>
            </w:r>
            <w:r>
              <w:rPr>
                <w:sz w:val="28"/>
                <w:szCs w:val="28"/>
                <w:vertAlign w:val="superscript"/>
              </w:rPr>
              <w:t xml:space="preserve">1.850 </w:t>
            </w:r>
            <w:r w:rsidRPr="00C81EA9">
              <w:rPr>
                <w:sz w:val="28"/>
                <w:szCs w:val="28"/>
              </w:rPr>
              <w:t>=</w:t>
            </w:r>
            <w:r w:rsidRPr="00414619">
              <w:rPr>
                <w:sz w:val="28"/>
                <w:szCs w:val="28"/>
              </w:rPr>
              <w:t xml:space="preserve"> </w:t>
            </w:r>
            <w:r>
              <w:rPr>
                <w:sz w:val="28"/>
                <w:szCs w:val="28"/>
              </w:rPr>
              <w:t>6.357</w:t>
            </w:r>
          </w:p>
        </w:tc>
      </w:tr>
      <w:tr w:rsidR="000E3466" w14:paraId="1EA85992" w14:textId="77777777" w:rsidTr="006F4C9E">
        <w:tc>
          <w:tcPr>
            <w:tcW w:w="3116" w:type="dxa"/>
          </w:tcPr>
          <w:p w14:paraId="6F9A86A0" w14:textId="7A8DCD0C" w:rsidR="000E3466" w:rsidRPr="008F08F7" w:rsidRDefault="000E3466" w:rsidP="006F4C9E">
            <w:pPr>
              <w:rPr>
                <w:sz w:val="26"/>
                <w:szCs w:val="26"/>
              </w:rPr>
            </w:pPr>
            <w:r w:rsidRPr="008F08F7">
              <w:rPr>
                <w:sz w:val="26"/>
                <w:szCs w:val="26"/>
              </w:rPr>
              <w:t xml:space="preserve">Completely rural or less than 2,500 urban population, </w:t>
            </w:r>
            <w:proofErr w:type="gramStart"/>
            <w:r w:rsidRPr="008F08F7">
              <w:rPr>
                <w:b/>
                <w:bCs/>
                <w:sz w:val="26"/>
                <w:szCs w:val="26"/>
              </w:rPr>
              <w:t>Not</w:t>
            </w:r>
            <w:proofErr w:type="gramEnd"/>
            <w:r w:rsidRPr="008F08F7">
              <w:rPr>
                <w:b/>
                <w:bCs/>
                <w:sz w:val="26"/>
                <w:szCs w:val="26"/>
              </w:rPr>
              <w:t xml:space="preserve"> adjacent </w:t>
            </w:r>
            <w:r w:rsidRPr="008F08F7">
              <w:rPr>
                <w:sz w:val="26"/>
                <w:szCs w:val="26"/>
              </w:rPr>
              <w:t>to a metro area</w:t>
            </w:r>
          </w:p>
        </w:tc>
        <w:tc>
          <w:tcPr>
            <w:tcW w:w="3117" w:type="dxa"/>
          </w:tcPr>
          <w:p w14:paraId="162B9E24" w14:textId="77777777" w:rsidR="000E3466" w:rsidRDefault="000E3466" w:rsidP="006F4C9E">
            <w:pPr>
              <w:rPr>
                <w:sz w:val="28"/>
                <w:szCs w:val="28"/>
              </w:rPr>
            </w:pPr>
            <w:r>
              <w:rPr>
                <w:sz w:val="28"/>
                <w:szCs w:val="28"/>
              </w:rPr>
              <w:t>1.884</w:t>
            </w:r>
          </w:p>
        </w:tc>
        <w:tc>
          <w:tcPr>
            <w:tcW w:w="3117" w:type="dxa"/>
          </w:tcPr>
          <w:p w14:paraId="225E81DA" w14:textId="77777777" w:rsidR="000E3466" w:rsidRDefault="000E3466" w:rsidP="007B3265">
            <w:pPr>
              <w:keepNext/>
              <w:rPr>
                <w:sz w:val="28"/>
                <w:szCs w:val="28"/>
              </w:rPr>
            </w:pPr>
            <w:r w:rsidRPr="00C81EA9">
              <w:rPr>
                <w:sz w:val="28"/>
                <w:szCs w:val="28"/>
              </w:rPr>
              <w:t>e</w:t>
            </w:r>
            <w:r w:rsidRPr="00C81EA9">
              <w:rPr>
                <w:sz w:val="28"/>
                <w:szCs w:val="28"/>
                <w:vertAlign w:val="superscript"/>
              </w:rPr>
              <w:t xml:space="preserve"> </w:t>
            </w:r>
            <w:r>
              <w:rPr>
                <w:sz w:val="28"/>
                <w:szCs w:val="28"/>
                <w:vertAlign w:val="superscript"/>
              </w:rPr>
              <w:t xml:space="preserve">1.884 </w:t>
            </w:r>
            <w:r w:rsidRPr="00C81EA9">
              <w:rPr>
                <w:sz w:val="28"/>
                <w:szCs w:val="28"/>
              </w:rPr>
              <w:t>=</w:t>
            </w:r>
            <w:r>
              <w:rPr>
                <w:sz w:val="28"/>
                <w:szCs w:val="28"/>
              </w:rPr>
              <w:t xml:space="preserve"> 6.582</w:t>
            </w:r>
          </w:p>
        </w:tc>
      </w:tr>
    </w:tbl>
    <w:p w14:paraId="67D1D7DA" w14:textId="77777777" w:rsidR="000F17F1" w:rsidRDefault="000F17F1" w:rsidP="000F17F1">
      <w:pPr>
        <w:pStyle w:val="Caption"/>
        <w:framePr w:hSpace="180" w:wrap="around" w:vAnchor="text" w:hAnchor="page" w:x="1405" w:y="8467"/>
      </w:pPr>
      <w:bookmarkStart w:id="47" w:name="_Toc183787913"/>
      <w:r>
        <w:t xml:space="preserve">Table </w:t>
      </w:r>
      <w:fldSimple w:instr=" SEQ Table \* ARABIC ">
        <w:r>
          <w:rPr>
            <w:noProof/>
          </w:rPr>
          <w:t>13</w:t>
        </w:r>
      </w:fldSimple>
      <w:r>
        <w:t xml:space="preserve">: Coefficients and Odds Ratios for the Rural-Urban Continuum Code, given by the USDA in 2013, from Area Health Resource </w:t>
      </w:r>
      <w:commentRangeStart w:id="48"/>
      <w:r>
        <w:t>Files</w:t>
      </w:r>
      <w:commentRangeEnd w:id="48"/>
      <w:r>
        <w:rPr>
          <w:rStyle w:val="CommentReference"/>
          <w:i w:val="0"/>
          <w:iCs w:val="0"/>
          <w:color w:val="auto"/>
        </w:rPr>
        <w:commentReference w:id="48"/>
      </w:r>
      <w:bookmarkEnd w:id="47"/>
    </w:p>
    <w:p w14:paraId="6B5CFEEF" w14:textId="77777777" w:rsidR="00364BD4" w:rsidRDefault="00364BD4" w:rsidP="000052EB">
      <w:pPr>
        <w:rPr>
          <w:b/>
          <w:bCs/>
          <w:sz w:val="28"/>
          <w:szCs w:val="28"/>
        </w:rPr>
      </w:pPr>
    </w:p>
    <w:p w14:paraId="5A220C63" w14:textId="64843F8C" w:rsidR="00B03623" w:rsidRPr="000E3466" w:rsidRDefault="000E3466" w:rsidP="000052EB">
      <w:pPr>
        <w:rPr>
          <w:b/>
          <w:bCs/>
          <w:sz w:val="28"/>
          <w:szCs w:val="28"/>
        </w:rPr>
      </w:pPr>
      <w:r w:rsidRPr="000E3466">
        <w:rPr>
          <w:b/>
          <w:bCs/>
          <w:sz w:val="28"/>
          <w:szCs w:val="28"/>
        </w:rPr>
        <w:t>Continuous Variables</w:t>
      </w:r>
    </w:p>
    <w:tbl>
      <w:tblPr>
        <w:tblStyle w:val="TableGrid"/>
        <w:tblW w:w="0" w:type="auto"/>
        <w:tblLook w:val="04A0" w:firstRow="1" w:lastRow="0" w:firstColumn="1" w:lastColumn="0" w:noHBand="0" w:noVBand="1"/>
      </w:tblPr>
      <w:tblGrid>
        <w:gridCol w:w="4321"/>
        <w:gridCol w:w="2636"/>
        <w:gridCol w:w="2393"/>
      </w:tblGrid>
      <w:tr w:rsidR="00B03623" w14:paraId="275E8985" w14:textId="77777777" w:rsidTr="00B03623">
        <w:tc>
          <w:tcPr>
            <w:tcW w:w="3116" w:type="dxa"/>
          </w:tcPr>
          <w:p w14:paraId="348D1B13" w14:textId="27B6AB8A" w:rsidR="00B03623" w:rsidRPr="00927A70" w:rsidRDefault="000E3466" w:rsidP="000052EB">
            <w:pPr>
              <w:rPr>
                <w:b/>
                <w:bCs/>
                <w:sz w:val="28"/>
                <w:szCs w:val="28"/>
              </w:rPr>
            </w:pPr>
            <w:r w:rsidRPr="00927A70">
              <w:rPr>
                <w:b/>
                <w:bCs/>
                <w:sz w:val="28"/>
                <w:szCs w:val="28"/>
              </w:rPr>
              <w:t>Variable</w:t>
            </w:r>
          </w:p>
        </w:tc>
        <w:tc>
          <w:tcPr>
            <w:tcW w:w="3117" w:type="dxa"/>
          </w:tcPr>
          <w:p w14:paraId="24547934" w14:textId="69F60790" w:rsidR="00B03623" w:rsidRPr="00927A70" w:rsidRDefault="000E3466" w:rsidP="000052EB">
            <w:pPr>
              <w:rPr>
                <w:b/>
                <w:bCs/>
                <w:sz w:val="28"/>
                <w:szCs w:val="28"/>
              </w:rPr>
            </w:pPr>
            <w:r w:rsidRPr="00927A70">
              <w:rPr>
                <w:b/>
                <w:bCs/>
                <w:sz w:val="28"/>
                <w:szCs w:val="28"/>
              </w:rPr>
              <w:t>Coefficient</w:t>
            </w:r>
          </w:p>
        </w:tc>
        <w:tc>
          <w:tcPr>
            <w:tcW w:w="3117" w:type="dxa"/>
          </w:tcPr>
          <w:p w14:paraId="57BA7670" w14:textId="589E14A3" w:rsidR="00B03623" w:rsidRPr="00927A70" w:rsidRDefault="000E3466" w:rsidP="000052EB">
            <w:pPr>
              <w:rPr>
                <w:b/>
                <w:bCs/>
                <w:sz w:val="28"/>
                <w:szCs w:val="28"/>
              </w:rPr>
            </w:pPr>
            <w:r w:rsidRPr="00927A70">
              <w:rPr>
                <w:b/>
                <w:bCs/>
                <w:sz w:val="28"/>
                <w:szCs w:val="28"/>
              </w:rPr>
              <w:t>Odds Ratio</w:t>
            </w:r>
          </w:p>
        </w:tc>
      </w:tr>
      <w:tr w:rsidR="00B03623" w14:paraId="61F96210" w14:textId="77777777" w:rsidTr="00B03623">
        <w:tc>
          <w:tcPr>
            <w:tcW w:w="3116" w:type="dxa"/>
          </w:tcPr>
          <w:p w14:paraId="70CE7D31" w14:textId="196BE46B" w:rsidR="00B03623" w:rsidRPr="00927A70" w:rsidRDefault="00927A70" w:rsidP="000052EB">
            <w:pPr>
              <w:rPr>
                <w:sz w:val="28"/>
                <w:szCs w:val="28"/>
              </w:rPr>
            </w:pPr>
            <w:r w:rsidRPr="00927A70">
              <w:rPr>
                <w:sz w:val="28"/>
                <w:szCs w:val="28"/>
              </w:rPr>
              <w:t>ACS_PCT_HOUSEHOLDER_ASIAN</w:t>
            </w:r>
          </w:p>
        </w:tc>
        <w:tc>
          <w:tcPr>
            <w:tcW w:w="3117" w:type="dxa"/>
          </w:tcPr>
          <w:p w14:paraId="3CA5C4C0" w14:textId="33B90148" w:rsidR="00B03623" w:rsidRPr="00927A70" w:rsidRDefault="00927A70" w:rsidP="000052EB">
            <w:pPr>
              <w:rPr>
                <w:sz w:val="28"/>
                <w:szCs w:val="28"/>
              </w:rPr>
            </w:pPr>
            <w:r w:rsidRPr="00927A70">
              <w:rPr>
                <w:sz w:val="28"/>
                <w:szCs w:val="28"/>
              </w:rPr>
              <w:t>-0.167</w:t>
            </w:r>
          </w:p>
        </w:tc>
        <w:tc>
          <w:tcPr>
            <w:tcW w:w="3117" w:type="dxa"/>
          </w:tcPr>
          <w:p w14:paraId="3E79CEA5" w14:textId="3E37794F" w:rsidR="00B03623" w:rsidRPr="00927A70" w:rsidRDefault="00927A70" w:rsidP="000052EB">
            <w:pPr>
              <w:rPr>
                <w:sz w:val="28"/>
                <w:szCs w:val="28"/>
              </w:rPr>
            </w:pPr>
            <w:r w:rsidRPr="00C81EA9">
              <w:rPr>
                <w:sz w:val="28"/>
                <w:szCs w:val="28"/>
              </w:rPr>
              <w:t>e</w:t>
            </w:r>
            <w:r w:rsidRPr="00C81EA9">
              <w:rPr>
                <w:sz w:val="28"/>
                <w:szCs w:val="28"/>
                <w:vertAlign w:val="superscript"/>
              </w:rPr>
              <w:t xml:space="preserve"> </w:t>
            </w:r>
            <w:r w:rsidRPr="00927A70">
              <w:rPr>
                <w:sz w:val="28"/>
                <w:szCs w:val="28"/>
                <w:vertAlign w:val="superscript"/>
              </w:rPr>
              <w:t xml:space="preserve">-0.167 </w:t>
            </w:r>
            <w:r w:rsidRPr="00C81EA9">
              <w:rPr>
                <w:sz w:val="28"/>
                <w:szCs w:val="28"/>
              </w:rPr>
              <w:t>=</w:t>
            </w:r>
            <w:r w:rsidRPr="00927A70">
              <w:rPr>
                <w:sz w:val="28"/>
                <w:szCs w:val="28"/>
              </w:rPr>
              <w:t xml:space="preserve"> 0.846</w:t>
            </w:r>
          </w:p>
        </w:tc>
      </w:tr>
      <w:tr w:rsidR="00B03623" w14:paraId="28CC7BF9" w14:textId="77777777" w:rsidTr="00B03623">
        <w:tc>
          <w:tcPr>
            <w:tcW w:w="3116" w:type="dxa"/>
          </w:tcPr>
          <w:p w14:paraId="3733DCA6" w14:textId="3BC95552" w:rsidR="00B03623" w:rsidRPr="00927A70" w:rsidRDefault="00927A70" w:rsidP="000052EB">
            <w:pPr>
              <w:rPr>
                <w:sz w:val="28"/>
                <w:szCs w:val="28"/>
              </w:rPr>
            </w:pPr>
            <w:r w:rsidRPr="00927A70">
              <w:rPr>
                <w:sz w:val="28"/>
                <w:szCs w:val="28"/>
              </w:rPr>
              <w:t>ACS_PCT_GRADUATE_DGR</w:t>
            </w:r>
          </w:p>
        </w:tc>
        <w:tc>
          <w:tcPr>
            <w:tcW w:w="3117" w:type="dxa"/>
          </w:tcPr>
          <w:p w14:paraId="5BA4A82A" w14:textId="3A51DBF1" w:rsidR="00B03623" w:rsidRPr="00927A70" w:rsidRDefault="00927A70" w:rsidP="000052EB">
            <w:pPr>
              <w:rPr>
                <w:sz w:val="28"/>
                <w:szCs w:val="28"/>
              </w:rPr>
            </w:pPr>
            <w:r w:rsidRPr="00927A70">
              <w:rPr>
                <w:sz w:val="28"/>
                <w:szCs w:val="28"/>
              </w:rPr>
              <w:t>-0.117</w:t>
            </w:r>
          </w:p>
        </w:tc>
        <w:tc>
          <w:tcPr>
            <w:tcW w:w="3117" w:type="dxa"/>
          </w:tcPr>
          <w:p w14:paraId="56D4479F" w14:textId="6894856B" w:rsidR="00B03623" w:rsidRPr="00927A70" w:rsidRDefault="00927A70" w:rsidP="007B3265">
            <w:pPr>
              <w:keepNext/>
              <w:rPr>
                <w:sz w:val="28"/>
                <w:szCs w:val="28"/>
              </w:rPr>
            </w:pPr>
            <w:r w:rsidRPr="00C81EA9">
              <w:rPr>
                <w:sz w:val="28"/>
                <w:szCs w:val="28"/>
              </w:rPr>
              <w:t>e</w:t>
            </w:r>
            <w:r w:rsidRPr="00C81EA9">
              <w:rPr>
                <w:sz w:val="28"/>
                <w:szCs w:val="28"/>
                <w:vertAlign w:val="superscript"/>
              </w:rPr>
              <w:t xml:space="preserve"> </w:t>
            </w:r>
            <w:r w:rsidRPr="00927A70">
              <w:rPr>
                <w:sz w:val="28"/>
                <w:szCs w:val="28"/>
                <w:vertAlign w:val="superscript"/>
              </w:rPr>
              <w:t xml:space="preserve">-0.117 </w:t>
            </w:r>
            <w:r w:rsidRPr="00C81EA9">
              <w:rPr>
                <w:sz w:val="28"/>
                <w:szCs w:val="28"/>
              </w:rPr>
              <w:t>=</w:t>
            </w:r>
            <w:r w:rsidRPr="00927A70">
              <w:rPr>
                <w:sz w:val="28"/>
                <w:szCs w:val="28"/>
              </w:rPr>
              <w:t xml:space="preserve"> 0.890</w:t>
            </w:r>
          </w:p>
        </w:tc>
      </w:tr>
    </w:tbl>
    <w:p w14:paraId="3A0C8F26" w14:textId="210453D0" w:rsidR="00B03623" w:rsidRDefault="007B3265" w:rsidP="007B3265">
      <w:pPr>
        <w:pStyle w:val="Caption"/>
      </w:pPr>
      <w:bookmarkStart w:id="49" w:name="_Toc183787914"/>
      <w:r>
        <w:t xml:space="preserve">Table </w:t>
      </w:r>
      <w:fldSimple w:instr=" SEQ Table \* ARABIC ">
        <w:r w:rsidR="00F01BB8">
          <w:rPr>
            <w:noProof/>
          </w:rPr>
          <w:t>14</w:t>
        </w:r>
      </w:fldSimple>
      <w:r>
        <w:t>: Coefficients and Odds Ratios for the percentage of householders whose only race is Asian and the percentage of the 25+ year old population with a graduate degree</w:t>
      </w:r>
      <w:bookmarkEnd w:id="49"/>
    </w:p>
    <w:p w14:paraId="2BB17304" w14:textId="4FAA0866" w:rsidR="000052EB" w:rsidRDefault="000052EB" w:rsidP="000052EB">
      <w:r>
        <w:lastRenderedPageBreak/>
        <w:t xml:space="preserve">From the </w:t>
      </w:r>
      <w:r w:rsidR="00AB6066">
        <w:t xml:space="preserve">odds-ratio </w:t>
      </w:r>
      <w:r>
        <w:t xml:space="preserve">related to REGION, </w:t>
      </w:r>
      <w:r w:rsidR="004E0085">
        <w:t>counties in Puerto Rico</w:t>
      </w:r>
      <w:r>
        <w:t xml:space="preserve"> are much more likely to be medically underserved compared to </w:t>
      </w:r>
      <w:r w:rsidR="00616F55">
        <w:t>Midwest regions in the US, which is the baseline category</w:t>
      </w:r>
      <w:r>
        <w:t xml:space="preserve">. </w:t>
      </w:r>
      <w:r w:rsidR="00616F55">
        <w:t xml:space="preserve">In fact, </w:t>
      </w:r>
      <w:r w:rsidR="00EF5C6C" w:rsidRPr="00AC41F9">
        <w:rPr>
          <w:b/>
          <w:bCs/>
        </w:rPr>
        <w:t xml:space="preserve">a </w:t>
      </w:r>
      <w:r w:rsidRPr="00AC41F9">
        <w:rPr>
          <w:b/>
          <w:bCs/>
        </w:rPr>
        <w:t xml:space="preserve">county </w:t>
      </w:r>
      <w:r w:rsidR="00EF5C6C" w:rsidRPr="00AC41F9">
        <w:rPr>
          <w:b/>
          <w:bCs/>
        </w:rPr>
        <w:t xml:space="preserve">in </w:t>
      </w:r>
      <w:r w:rsidR="004E0085" w:rsidRPr="00AC41F9">
        <w:rPr>
          <w:b/>
          <w:bCs/>
        </w:rPr>
        <w:t xml:space="preserve">Puerto Rico </w:t>
      </w:r>
      <w:r w:rsidRPr="00AC41F9">
        <w:rPr>
          <w:b/>
          <w:bCs/>
        </w:rPr>
        <w:t xml:space="preserve">is about </w:t>
      </w:r>
      <w:r w:rsidR="008F08F7" w:rsidRPr="00AC41F9">
        <w:rPr>
          <w:b/>
          <w:bCs/>
        </w:rPr>
        <w:t>33</w:t>
      </w:r>
      <w:r w:rsidR="00616F55" w:rsidRPr="00AC41F9">
        <w:rPr>
          <w:b/>
          <w:bCs/>
        </w:rPr>
        <w:t xml:space="preserve"> </w:t>
      </w:r>
      <w:r w:rsidRPr="00AC41F9">
        <w:rPr>
          <w:b/>
          <w:bCs/>
        </w:rPr>
        <w:t>times as likely to be medically underserved than a county in the Midwest</w:t>
      </w:r>
      <w:r w:rsidR="00AC41F9">
        <w:rPr>
          <w:b/>
          <w:bCs/>
        </w:rPr>
        <w:t>ern U.S</w:t>
      </w:r>
      <w:r w:rsidR="00AC41F9">
        <w:t>. A</w:t>
      </w:r>
      <w:r>
        <w:t xml:space="preserve"> northeast</w:t>
      </w:r>
      <w:r w:rsidR="00AC41F9">
        <w:t>ern U.S. County</w:t>
      </w:r>
      <w:r>
        <w:t xml:space="preserve"> is less likely to be medically underserved than a </w:t>
      </w:r>
      <w:proofErr w:type="gramStart"/>
      <w:r>
        <w:t>Midwest county</w:t>
      </w:r>
      <w:proofErr w:type="gramEnd"/>
      <w:r>
        <w:t xml:space="preserve">. </w:t>
      </w:r>
      <w:r w:rsidR="004E0085">
        <w:t>By</w:t>
      </w:r>
      <w:r>
        <w:t xml:space="preserve"> reciprocating the odds ratio for the Northeast coefficient, a Midwest County is about 2.6</w:t>
      </w:r>
      <w:r w:rsidR="00616F55">
        <w:t>7</w:t>
      </w:r>
      <w:r>
        <w:t xml:space="preserve"> times as </w:t>
      </w:r>
      <w:r w:rsidR="00460148">
        <w:t>likely</w:t>
      </w:r>
      <w:r>
        <w:t xml:space="preserve"> to be medically underserved than a county in the Northeast. </w:t>
      </w:r>
      <w:r w:rsidR="00364BD4">
        <w:t>Based on this model, c</w:t>
      </w:r>
      <w:r>
        <w:t xml:space="preserve">ounties in the South and the West are more likely than counties in the Midwest to be medically underserved. Southern counties are about </w:t>
      </w:r>
      <w:r w:rsidR="00616F55">
        <w:t xml:space="preserve">4.21 </w:t>
      </w:r>
      <w:r>
        <w:t>times as likely to be medically underserved than Midwest counties, and Western counties are about 1.</w:t>
      </w:r>
      <w:r w:rsidR="00616F55">
        <w:t xml:space="preserve">76 </w:t>
      </w:r>
      <w:r>
        <w:t>times as likely to be medically underserved than Midwest counties.</w:t>
      </w:r>
    </w:p>
    <w:p w14:paraId="1EB515DC" w14:textId="6D3F369F" w:rsidR="00616F55" w:rsidRDefault="000052EB" w:rsidP="000052EB">
      <w:r>
        <w:t xml:space="preserve">Next, the coefficients of </w:t>
      </w:r>
      <w:r>
        <w:rPr>
          <w:b/>
          <w:bCs/>
        </w:rPr>
        <w:t>AHRF_USDA_RUCC_2013</w:t>
      </w:r>
      <w:r>
        <w:t xml:space="preserve"> increase as the rural-urban continuum code increases</w:t>
      </w:r>
      <w:r w:rsidR="00831A63">
        <w:t>,</w:t>
      </w:r>
      <w:r>
        <w:t xml:space="preserve"> meaning that the counties</w:t>
      </w:r>
      <w:r w:rsidR="00155751">
        <w:t xml:space="preserve"> that</w:t>
      </w:r>
      <w:r w:rsidR="00AB6066">
        <w:t xml:space="preserve"> are </w:t>
      </w:r>
      <w:r>
        <w:t xml:space="preserve">less populated and more </w:t>
      </w:r>
      <w:r w:rsidR="00831A63">
        <w:t>rural</w:t>
      </w:r>
      <w:r w:rsidR="00AB6066">
        <w:t xml:space="preserve"> have a higher probability of being medically underserved</w:t>
      </w:r>
      <w:r w:rsidR="00831A63">
        <w:t>.</w:t>
      </w:r>
      <w:r>
        <w:t xml:space="preserve"> The code is an arbitrary number from 1-9, with 1 indicating metro areas with a population of more than one million, and 9 indicating completely rural counties or urban areas with populations that are less than 2,500 and are not adjacent to a metro area. Codes for metro areas are distinguished only based on population, whereas nonmetro areas are distinguished by the level of urbanization and adjacency to a metro area.</w:t>
      </w:r>
      <w:r>
        <w:rPr>
          <w:rStyle w:val="FootnoteReference"/>
        </w:rPr>
        <w:footnoteReference w:id="8"/>
      </w:r>
      <w:r>
        <w:t xml:space="preserve"> A metro refers to an area </w:t>
      </w:r>
      <w:r w:rsidR="00364BD4">
        <w:t>in which</w:t>
      </w:r>
      <w:r>
        <w:t xml:space="preserve"> at least one core city and can include other cities within the range. The population density in a metro is higher than in a non-metro area; metros also have more economic and social integration than non-metros.</w:t>
      </w:r>
      <w:r>
        <w:rPr>
          <w:rStyle w:val="FootnoteReference"/>
        </w:rPr>
        <w:footnoteReference w:id="9"/>
      </w:r>
      <w:r>
        <w:t xml:space="preserve"> Since the coefficients </w:t>
      </w:r>
      <w:r w:rsidR="00831A63">
        <w:t xml:space="preserve">increase within the metro levels, the urban levels, and rural levels as </w:t>
      </w:r>
      <w:r w:rsidR="00364BD4">
        <w:t xml:space="preserve">the </w:t>
      </w:r>
      <w:r w:rsidR="00831A63">
        <w:t xml:space="preserve">population decreases, the </w:t>
      </w:r>
      <w:r>
        <w:t xml:space="preserve">model suggests that rural areas are more likely to be medically underserved than metro areas with more than 1 million in population, which matches expectations due to population density. </w:t>
      </w:r>
    </w:p>
    <w:p w14:paraId="51961E45" w14:textId="0BD45AA3" w:rsidR="000052EB" w:rsidRDefault="000052EB" w:rsidP="000052EB">
      <w:pPr>
        <w:rPr>
          <w:rFonts w:eastAsiaTheme="minorEastAsia"/>
        </w:rPr>
      </w:pPr>
      <w:r>
        <w:t xml:space="preserve">Within just the metro categories, the likelihood of a county being medically underserved </w:t>
      </w:r>
      <w:commentRangeStart w:id="50"/>
      <w:r w:rsidR="00854EFC">
        <w:t>was</w:t>
      </w:r>
      <w:commentRangeEnd w:id="50"/>
      <w:r w:rsidR="00854EFC">
        <w:rPr>
          <w:rStyle w:val="CommentReference"/>
        </w:rPr>
        <w:commentReference w:id="50"/>
      </w:r>
      <w:r>
        <w:t xml:space="preserve"> about  </w:t>
      </w:r>
      <w:r w:rsidR="00616F55">
        <w:t>21.8</w:t>
      </w:r>
      <w:r>
        <w:t>%</w:t>
      </w:r>
      <w:r w:rsidR="00854EFC">
        <w:t xml:space="preserve"> higher</w:t>
      </w:r>
      <w:r>
        <w:t xml:space="preserve"> for metro areas with a population between 250,000 to 1 million compared to metro areas with populations over 1 million. The likelihood of a county being medically underserved </w:t>
      </w:r>
      <w:r w:rsidR="00854EFC">
        <w:t>was</w:t>
      </w:r>
      <w:r>
        <w:t xml:space="preserve"> about 4</w:t>
      </w:r>
      <w:r w:rsidR="00616F55">
        <w:t>3.8</w:t>
      </w:r>
      <w:r>
        <w:t xml:space="preserve">% </w:t>
      </w:r>
      <w:r w:rsidR="00854EFC">
        <w:t xml:space="preserve">higher </w:t>
      </w:r>
      <w:r>
        <w:t xml:space="preserve">for metro areas with </w:t>
      </w:r>
      <w:r w:rsidR="00DF0346">
        <w:t xml:space="preserve">a </w:t>
      </w:r>
      <w:r>
        <w:t xml:space="preserve">population </w:t>
      </w:r>
      <w:r w:rsidR="00364BD4">
        <w:t xml:space="preserve">of </w:t>
      </w:r>
      <w:r>
        <w:t xml:space="preserve">less than 250,000  compared to metro areas </w:t>
      </w:r>
      <w:r w:rsidR="00364BD4">
        <w:t>with a population of</w:t>
      </w:r>
      <w:r>
        <w:t xml:space="preserve"> more than a million people. For urban counties with </w:t>
      </w:r>
      <w:r w:rsidR="00AC41F9">
        <w:t>populations</w:t>
      </w:r>
      <w:r>
        <w:t xml:space="preserve"> greater than 20,000 </w:t>
      </w:r>
      <w:r w:rsidR="00364BD4">
        <w:t>(</w:t>
      </w:r>
      <w:r>
        <w:t>adjacent to a metro area</w:t>
      </w:r>
      <w:r w:rsidR="00364BD4">
        <w:t>)</w:t>
      </w:r>
      <w:r>
        <w:t xml:space="preserve">, the </w:t>
      </w:r>
      <w:r w:rsidR="003004A6">
        <w:t>likelihood</w:t>
      </w:r>
      <w:r w:rsidR="00854EFC">
        <w:t xml:space="preserve"> </w:t>
      </w:r>
      <w:r>
        <w:t xml:space="preserve">of a county being medically underserved </w:t>
      </w:r>
      <w:r w:rsidR="00DF0346">
        <w:t>increases</w:t>
      </w:r>
      <w:r>
        <w:t xml:space="preserve"> by a factor of about 1.</w:t>
      </w:r>
      <w:r w:rsidR="00616F55">
        <w:t>36,</w:t>
      </w:r>
      <w:r>
        <w:t xml:space="preserve"> or about 3</w:t>
      </w:r>
      <w:r w:rsidR="00616F55">
        <w:t>6</w:t>
      </w:r>
      <w:r>
        <w:t>%</w:t>
      </w:r>
      <w:r w:rsidR="00364BD4">
        <w:t xml:space="preserve">, </w:t>
      </w:r>
      <w:r>
        <w:t>compared to metro counties with more than 1,000,000</w:t>
      </w:r>
      <w:r w:rsidR="00364BD4">
        <w:t xml:space="preserve"> people</w:t>
      </w:r>
      <w:r>
        <w:t xml:space="preserve">. For urban counties with a population greater than 20,000 that are </w:t>
      </w:r>
      <w:r>
        <w:rPr>
          <w:i/>
          <w:iCs/>
        </w:rPr>
        <w:t>not</w:t>
      </w:r>
      <w:r>
        <w:t xml:space="preserve"> adjacent to a metro area, the </w:t>
      </w:r>
      <w:r w:rsidR="00854EFC">
        <w:t xml:space="preserve">likelihood </w:t>
      </w:r>
      <w:r>
        <w:t xml:space="preserve">of a county being medically underserved </w:t>
      </w:r>
      <w:r w:rsidR="00DF0346">
        <w:t>increases</w:t>
      </w:r>
      <w:r>
        <w:t xml:space="preserve"> by a factor of </w:t>
      </w:r>
      <w:r w:rsidR="00616F55">
        <w:t xml:space="preserve">about 1.81, </w:t>
      </w:r>
      <w:r>
        <w:t>or about 8</w:t>
      </w:r>
      <w:r w:rsidR="00616F55">
        <w:t>1</w:t>
      </w:r>
      <w:r>
        <w:t xml:space="preserve">%, as compared to metro areas with a population greater than one million. A similar pattern exists for urban areas </w:t>
      </w:r>
      <w:r w:rsidR="00DF0346">
        <w:t>with</w:t>
      </w:r>
      <w:r>
        <w:t xml:space="preserve"> population</w:t>
      </w:r>
      <w:r w:rsidR="00AC41F9">
        <w:t>s</w:t>
      </w:r>
      <w:r>
        <w:t xml:space="preserve"> between 2,500 and 19,999. Counties in these areas that are not adjacent to a metro area are more likely (about 2.</w:t>
      </w:r>
      <w:r w:rsidR="00C24576">
        <w:t>05</w:t>
      </w:r>
      <w:r>
        <w:t xml:space="preserve"> times, or 1</w:t>
      </w:r>
      <w:r w:rsidR="00C24576">
        <w:t>05</w:t>
      </w:r>
      <w:r>
        <w:t xml:space="preserve">% more likely) to be medically underserved </w:t>
      </w:r>
      <w:r w:rsidR="00364BD4">
        <w:t xml:space="preserve">( in reference </w:t>
      </w:r>
      <w:r>
        <w:t>to metro areas with over 1 million people</w:t>
      </w:r>
      <w:r w:rsidR="00364BD4">
        <w:t xml:space="preserve">) </w:t>
      </w:r>
      <w:r>
        <w:t xml:space="preserve">than </w:t>
      </w:r>
      <w:r w:rsidR="00C24576">
        <w:t xml:space="preserve">urban </w:t>
      </w:r>
      <w:r>
        <w:t>counties</w:t>
      </w:r>
      <w:r w:rsidR="00C24576">
        <w:t xml:space="preserve"> with </w:t>
      </w:r>
      <w:r w:rsidR="00AC41F9">
        <w:t>populations</w:t>
      </w:r>
      <w:r w:rsidR="00C24576">
        <w:t xml:space="preserve"> between 2,500 and 19,999</w:t>
      </w:r>
      <w:r>
        <w:t xml:space="preserve"> that are adjacent to a metro area (which are about 2.</w:t>
      </w:r>
      <w:r w:rsidR="00C24576">
        <w:t>03,</w:t>
      </w:r>
      <w:r>
        <w:t xml:space="preserve"> or 1</w:t>
      </w:r>
      <w:r w:rsidR="00C24576">
        <w:t>03</w:t>
      </w:r>
      <w:r>
        <w:t xml:space="preserve">% more likely to be medically underserved than metro areas with population over a million). Additionally, for rural areas with </w:t>
      </w:r>
      <w:r w:rsidR="00DF0346">
        <w:t xml:space="preserve">a </w:t>
      </w:r>
      <w:r>
        <w:t xml:space="preserve">population less than 2,500, the rural </w:t>
      </w:r>
      <w:r>
        <w:lastRenderedPageBreak/>
        <w:t>areas adjacent to metro areas are about 6.</w:t>
      </w:r>
      <w:r w:rsidR="00C24576">
        <w:t>36</w:t>
      </w:r>
      <w:r>
        <w:rPr>
          <w:rFonts w:eastAsiaTheme="minorEastAsia"/>
        </w:rPr>
        <w:t xml:space="preserve"> times as likely to be medically underserved as metro areas above population 1 million, and rural areas less than 2</w:t>
      </w:r>
      <w:r w:rsidR="00C24576">
        <w:rPr>
          <w:rFonts w:eastAsiaTheme="minorEastAsia"/>
        </w:rPr>
        <w:t>,</w:t>
      </w:r>
      <w:r>
        <w:rPr>
          <w:rFonts w:eastAsiaTheme="minorEastAsia"/>
        </w:rPr>
        <w:t>500 population that are not adjacent to metro areas are about  6.</w:t>
      </w:r>
      <w:r w:rsidR="00C24576">
        <w:rPr>
          <w:rFonts w:eastAsiaTheme="minorEastAsia"/>
        </w:rPr>
        <w:t xml:space="preserve">58 </w:t>
      </w:r>
      <w:r>
        <w:rPr>
          <w:rFonts w:eastAsiaTheme="minorEastAsia"/>
        </w:rPr>
        <w:t>times as likely to be medically underserved as metro areas above population</w:t>
      </w:r>
      <w:r w:rsidR="00C24576">
        <w:rPr>
          <w:rFonts w:eastAsiaTheme="minorEastAsia"/>
        </w:rPr>
        <w:t xml:space="preserve"> one million.</w:t>
      </w:r>
    </w:p>
    <w:p w14:paraId="0714114A" w14:textId="06C34FCB" w:rsidR="000052EB" w:rsidRPr="008845F4" w:rsidRDefault="000052EB" w:rsidP="000052EB">
      <w:pPr>
        <w:rPr>
          <w:iCs/>
        </w:rPr>
      </w:pPr>
      <w:r>
        <w:rPr>
          <w:rFonts w:eastAsiaTheme="minorEastAsia"/>
        </w:rPr>
        <w:t xml:space="preserve">The overall pattern is that urban areas are more likely to be medically underserved than metro areas, and rural areas are </w:t>
      </w:r>
      <w:r w:rsidR="00E7455C">
        <w:rPr>
          <w:rFonts w:eastAsiaTheme="minorEastAsia"/>
        </w:rPr>
        <w:t xml:space="preserve">the </w:t>
      </w:r>
      <w:r>
        <w:rPr>
          <w:rFonts w:eastAsiaTheme="minorEastAsia"/>
        </w:rPr>
        <w:t xml:space="preserve">most likely areas to be medically underserved. Also, it is less likely for urban and rural areas that are adjacent to metro areas to be medically underserved than urban and rural areas that are </w:t>
      </w:r>
      <w:r>
        <w:rPr>
          <w:rFonts w:eastAsiaTheme="minorEastAsia"/>
          <w:b/>
          <w:bCs/>
        </w:rPr>
        <w:t xml:space="preserve">not </w:t>
      </w:r>
      <w:r>
        <w:rPr>
          <w:rFonts w:eastAsiaTheme="minorEastAsia"/>
        </w:rPr>
        <w:t>adjacent to metro areas.</w:t>
      </w:r>
    </w:p>
    <w:p w14:paraId="27E7FDA8" w14:textId="0456CD68" w:rsidR="000052EB" w:rsidRDefault="000052EB" w:rsidP="000052EB">
      <w:r>
        <w:t>The percentage of a county’s population that has a graduate degree and is aged 25 and above does appear to be associated with a decreased likelihood that a county is medically underserved. The coefficient of -0.11</w:t>
      </w:r>
      <w:r w:rsidR="00831A63">
        <w:t>663</w:t>
      </w:r>
      <w:r>
        <w:t xml:space="preserve"> means that </w:t>
      </w:r>
      <w:r w:rsidRPr="00715C2A">
        <w:t>—</w:t>
      </w:r>
      <w:r>
        <w:t xml:space="preserve"> for each percentage point increase in a county’s population aged 25 or above that has a master’s or professional/doctorate degree </w:t>
      </w:r>
      <w:r w:rsidRPr="00715C2A">
        <w:t>—</w:t>
      </w:r>
      <w:r>
        <w:t>the odds of a county being medically underserved decrease by a factor of about 0.8</w:t>
      </w:r>
      <w:r w:rsidR="00831A63">
        <w:t>899</w:t>
      </w:r>
      <w:r>
        <w:t xml:space="preserve">; in other words, the odds of a county being medically underserved are expected to be about </w:t>
      </w:r>
      <w:r w:rsidR="00831A63">
        <w:t>11</w:t>
      </w:r>
      <w:r>
        <w:t>% lower for each increase of 1% of the population with a graduate degree that is 25 or older, holding constant region, rural-urban continuum code, and percentage of householders w</w:t>
      </w:r>
      <w:r w:rsidR="00831A63">
        <w:t>hose only race is Asian.</w:t>
      </w:r>
    </w:p>
    <w:p w14:paraId="75536EEC" w14:textId="07446F9B" w:rsidR="000052EB" w:rsidRDefault="008F08F7" w:rsidP="000052EB">
      <w:pPr>
        <w:rPr>
          <w:rFonts w:eastAsiaTheme="minorEastAsia"/>
        </w:rPr>
      </w:pPr>
      <w:r>
        <w:t>T</w:t>
      </w:r>
      <w:r w:rsidR="000052EB">
        <w:t xml:space="preserve">he logistic regression model predicts that </w:t>
      </w:r>
      <w:r w:rsidR="00D46FED">
        <w:t xml:space="preserve">counties with </w:t>
      </w:r>
      <w:r w:rsidR="000052EB">
        <w:t xml:space="preserve">higher percentages of householders whose only race is Asian are expected to have a lower likelihood of being medically underserved. The </w:t>
      </w:r>
      <w:r w:rsidR="00F94690">
        <w:t>odds-ratio</w:t>
      </w:r>
      <w:r w:rsidR="000052EB">
        <w:t xml:space="preserve"> for </w:t>
      </w:r>
      <w:r w:rsidR="000052EB">
        <w:rPr>
          <w:b/>
          <w:bCs/>
        </w:rPr>
        <w:t>ACS_PCT_HOUSEHOLDER_ASIAN</w:t>
      </w:r>
      <w:r w:rsidR="000052EB">
        <w:t xml:space="preserve"> suggests that, as the percentage of householders in a county who are Asian-alone increases by one percent, the odds of a county being medically underserved decrease by a factor of about  </w:t>
      </w:r>
      <w:r w:rsidR="00D46FED">
        <w:rPr>
          <w:rFonts w:eastAsiaTheme="minorEastAsia"/>
        </w:rPr>
        <w:t>0.8461</w:t>
      </w:r>
      <w:r w:rsidR="000052EB">
        <w:rPr>
          <w:rFonts w:eastAsiaTheme="minorEastAsia"/>
        </w:rPr>
        <w:t xml:space="preserve">. The odds of a county being medically underserved are about </w:t>
      </w:r>
      <w:r w:rsidR="00D46FED">
        <w:rPr>
          <w:rFonts w:eastAsiaTheme="minorEastAsia"/>
        </w:rPr>
        <w:t>15.4</w:t>
      </w:r>
      <w:r w:rsidR="000052EB">
        <w:rPr>
          <w:rFonts w:eastAsiaTheme="minorEastAsia"/>
        </w:rPr>
        <w:t>% lower for each one percent increase in householders who report Asian being their only race, holding constant region, rural-urban continuum code, percentage of the</w:t>
      </w:r>
      <w:r w:rsidR="00163EF1">
        <w:rPr>
          <w:rFonts w:eastAsiaTheme="minorEastAsia"/>
        </w:rPr>
        <w:t xml:space="preserve"> 25 and above year-old population that has</w:t>
      </w:r>
      <w:r w:rsidR="000052EB">
        <w:rPr>
          <w:rFonts w:eastAsiaTheme="minorEastAsia"/>
        </w:rPr>
        <w:t xml:space="preserve"> a graduate degree</w:t>
      </w:r>
      <w:r w:rsidR="00163EF1">
        <w:rPr>
          <w:rFonts w:eastAsiaTheme="minorEastAsia"/>
        </w:rPr>
        <w:t>.</w:t>
      </w:r>
    </w:p>
    <w:p w14:paraId="33D42612" w14:textId="51FD6DD1" w:rsidR="0034721D" w:rsidRDefault="000052EB" w:rsidP="000052EB">
      <w:pPr>
        <w:rPr>
          <w:rFonts w:eastAsiaTheme="minorEastAsia"/>
        </w:rPr>
      </w:pPr>
      <w:r>
        <w:rPr>
          <w:rFonts w:eastAsiaTheme="minorEastAsia"/>
        </w:rPr>
        <w:t>This initial model gives a broad overview of significant variables in determining which counties are medically underserved. However, the pseudo-</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can be calculated by </w:t>
      </w:r>
      <w:r w:rsidR="0034721D">
        <w:rPr>
          <w:rFonts w:eastAsiaTheme="minorEastAsia"/>
        </w:rPr>
        <w:t>finding:</w:t>
      </w:r>
    </w:p>
    <w:p w14:paraId="35B038A0" w14:textId="7AB72F62" w:rsidR="0034721D" w:rsidRPr="0034721D" w:rsidRDefault="000052EB" w:rsidP="0034721D">
      <w:pPr>
        <w:jc w:val="center"/>
        <w:rPr>
          <w:sz w:val="28"/>
          <w:szCs w:val="28"/>
        </w:rPr>
      </w:pPr>
      <w:r w:rsidRPr="0034721D">
        <w:rPr>
          <w:rFonts w:eastAsiaTheme="minorEastAsia"/>
          <w:sz w:val="28"/>
          <w:szCs w:val="28"/>
        </w:rPr>
        <w:t xml:space="preserve">1 - </w:t>
      </w:r>
      <m:oMath>
        <m:f>
          <m:fPr>
            <m:ctrlPr>
              <w:rPr>
                <w:rFonts w:ascii="Cambria Math" w:eastAsiaTheme="minorEastAsia" w:hAnsi="Cambria Math"/>
                <w:i/>
                <w:sz w:val="28"/>
                <w:szCs w:val="28"/>
              </w:rPr>
            </m:ctrlPr>
          </m:fPr>
          <m:num>
            <m:r>
              <w:rPr>
                <w:rFonts w:ascii="Cambria Math" w:eastAsiaTheme="minorEastAsia" w:hAnsi="Cambria Math"/>
                <w:sz w:val="28"/>
                <w:szCs w:val="28"/>
              </w:rPr>
              <m:t>Residual Deviance</m:t>
            </m:r>
          </m:num>
          <m:den>
            <m:r>
              <w:rPr>
                <w:rFonts w:ascii="Cambria Math" w:eastAsiaTheme="minorEastAsia" w:hAnsi="Cambria Math"/>
                <w:sz w:val="28"/>
                <w:szCs w:val="28"/>
              </w:rPr>
              <m:t>Null Deviance</m:t>
            </m:r>
          </m:den>
        </m:f>
      </m:oMath>
    </w:p>
    <w:p w14:paraId="1ED49720" w14:textId="77777777" w:rsidR="0034721D" w:rsidRDefault="000052EB" w:rsidP="000052EB">
      <w:pPr>
        <w:rPr>
          <w:rFonts w:eastAsiaTheme="minorEastAsia"/>
        </w:rPr>
      </w:pPr>
      <w:r>
        <w:t>An optimal model would have a large drop from null to residual deviance. In this case, the pseudo-</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is</w:t>
      </w:r>
      <w:r w:rsidR="0034721D">
        <w:rPr>
          <w:rFonts w:eastAsiaTheme="minorEastAsia"/>
        </w:rPr>
        <w:t>:</w:t>
      </w:r>
    </w:p>
    <w:p w14:paraId="5D6E894D" w14:textId="7967E938" w:rsidR="0034721D" w:rsidRPr="0034721D" w:rsidRDefault="000052EB" w:rsidP="0034721D">
      <w:pPr>
        <w:jc w:val="center"/>
        <w:rPr>
          <w:rFonts w:eastAsiaTheme="minorEastAsia"/>
          <w:sz w:val="28"/>
          <w:szCs w:val="28"/>
        </w:rPr>
      </w:pPr>
      <m:oMath>
        <m:r>
          <w:rPr>
            <w:rFonts w:ascii="Cambria Math" w:eastAsiaTheme="minorEastAsia" w:hAnsi="Cambria Math"/>
            <w:sz w:val="28"/>
            <w:szCs w:val="28"/>
          </w:rPr>
          <m:t xml:space="preserve">1- </m:t>
        </m:r>
        <m:f>
          <m:fPr>
            <m:ctrlPr>
              <w:rPr>
                <w:rFonts w:ascii="Cambria Math" w:eastAsiaTheme="minorEastAsia" w:hAnsi="Cambria Math"/>
                <w:i/>
                <w:sz w:val="28"/>
                <w:szCs w:val="28"/>
              </w:rPr>
            </m:ctrlPr>
          </m:fPr>
          <m:num>
            <m:r>
              <w:rPr>
                <w:rFonts w:ascii="Cambria Math" w:eastAsiaTheme="minorEastAsia" w:hAnsi="Cambria Math"/>
                <w:sz w:val="28"/>
                <w:szCs w:val="28"/>
              </w:rPr>
              <m:t>3475.4</m:t>
            </m:r>
          </m:num>
          <m:den>
            <m:r>
              <w:rPr>
                <w:rFonts w:ascii="Cambria Math" w:eastAsiaTheme="minorEastAsia" w:hAnsi="Cambria Math"/>
                <w:sz w:val="28"/>
                <w:szCs w:val="28"/>
              </w:rPr>
              <m:t>4463.8</m:t>
            </m:r>
          </m:den>
        </m:f>
        <m:r>
          <w:rPr>
            <w:rFonts w:ascii="Cambria Math" w:eastAsiaTheme="minorEastAsia" w:hAnsi="Cambria Math"/>
            <w:sz w:val="28"/>
            <w:szCs w:val="28"/>
          </w:rPr>
          <m:t xml:space="preserve"> </m:t>
        </m:r>
      </m:oMath>
      <w:r w:rsidRPr="0034721D">
        <w:rPr>
          <w:rFonts w:eastAsiaTheme="minorEastAsia"/>
          <w:sz w:val="28"/>
          <w:szCs w:val="28"/>
        </w:rPr>
        <w:t>= 0.</w:t>
      </w:r>
      <w:commentRangeStart w:id="51"/>
      <w:r w:rsidRPr="0034721D">
        <w:rPr>
          <w:rFonts w:eastAsiaTheme="minorEastAsia"/>
          <w:sz w:val="28"/>
          <w:szCs w:val="28"/>
        </w:rPr>
        <w:t>2</w:t>
      </w:r>
      <w:r w:rsidR="00D46FED" w:rsidRPr="0034721D">
        <w:rPr>
          <w:rFonts w:eastAsiaTheme="minorEastAsia"/>
          <w:sz w:val="28"/>
          <w:szCs w:val="28"/>
        </w:rPr>
        <w:t>21</w:t>
      </w:r>
      <w:commentRangeEnd w:id="51"/>
      <w:r w:rsidR="00F94690" w:rsidRPr="0034721D">
        <w:rPr>
          <w:rStyle w:val="CommentReference"/>
          <w:sz w:val="28"/>
          <w:szCs w:val="28"/>
        </w:rPr>
        <w:commentReference w:id="51"/>
      </w:r>
      <w:r w:rsidRPr="0034721D">
        <w:rPr>
          <w:rFonts w:eastAsiaTheme="minorEastAsia"/>
          <w:sz w:val="28"/>
          <w:szCs w:val="28"/>
        </w:rPr>
        <w:t>.</w:t>
      </w:r>
    </w:p>
    <w:p w14:paraId="1CD3416F" w14:textId="5CB66C88" w:rsidR="000052EB" w:rsidRDefault="000052EB" w:rsidP="000052EB">
      <w:r>
        <w:rPr>
          <w:rFonts w:eastAsiaTheme="minorEastAsia"/>
        </w:rPr>
        <w:t>While the variables included in this model were significant, the low pseudo-</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indicates that there are other variables that impact the likelihood of a county being medically underserved that are not currently in the model. </w:t>
      </w:r>
      <w:r w:rsidR="00D46FED">
        <w:rPr>
          <w:rFonts w:eastAsiaTheme="minorEastAsia"/>
        </w:rPr>
        <w:t xml:space="preserve">However, for this type of analysis, a high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D46FED">
        <w:rPr>
          <w:rFonts w:eastAsiaTheme="minorEastAsia"/>
        </w:rPr>
        <w:t xml:space="preserve"> is not anticipated. Rather, the goal is to consider which variables are significant following all assumptions of a logistic regression model.</w:t>
      </w:r>
    </w:p>
    <w:p w14:paraId="40A84C5B" w14:textId="6905AFF2" w:rsidR="00071735" w:rsidRDefault="00F94690" w:rsidP="000052EB">
      <w:r>
        <w:t>A possible alternative analysis would be to develop</w:t>
      </w:r>
      <w:r w:rsidR="000052EB">
        <w:t xml:space="preserve"> </w:t>
      </w:r>
      <w:r w:rsidR="008F08F7">
        <w:t xml:space="preserve">separate logistic regression models for </w:t>
      </w:r>
      <w:r w:rsidR="00AC41F9">
        <w:t xml:space="preserve">only </w:t>
      </w:r>
      <w:r w:rsidR="008F08F7">
        <w:t xml:space="preserve">counties within the 50 U.S. states </w:t>
      </w:r>
      <w:r w:rsidR="00AC41F9">
        <w:t>and</w:t>
      </w:r>
      <w:r w:rsidR="008F08F7">
        <w:t xml:space="preserve"> </w:t>
      </w:r>
      <w:r w:rsidR="00AC41F9">
        <w:t>for only</w:t>
      </w:r>
      <w:r w:rsidR="008F08F7">
        <w:t xml:space="preserve"> counties in Puerto Rico </w:t>
      </w:r>
      <w:r w:rsidR="003004A6">
        <w:t>to see if variable significance is different between the two models. This question</w:t>
      </w:r>
      <w:r w:rsidR="00D46FED">
        <w:t xml:space="preserve"> was motivated by the finding that </w:t>
      </w:r>
      <w:r w:rsidR="004E0085">
        <w:t xml:space="preserve">counties in </w:t>
      </w:r>
      <w:r w:rsidR="008F08F7">
        <w:lastRenderedPageBreak/>
        <w:t xml:space="preserve">Puerto Rico </w:t>
      </w:r>
      <w:r w:rsidR="00D46FED">
        <w:t xml:space="preserve">are much more likely to be medically underserved than </w:t>
      </w:r>
      <w:r w:rsidR="004E0085">
        <w:t>counties within the 50 states</w:t>
      </w:r>
      <w:r w:rsidR="00D46FED">
        <w:t xml:space="preserve"> based on this initial regression model. </w:t>
      </w:r>
    </w:p>
    <w:p w14:paraId="218D6CC4" w14:textId="30CE5A6D" w:rsidR="00AD7662" w:rsidRDefault="00F94690" w:rsidP="000052EB">
      <w:r>
        <w:t xml:space="preserve">When performing this analysis, there were no </w:t>
      </w:r>
      <w:r w:rsidR="0087396A">
        <w:t>change</w:t>
      </w:r>
      <w:r>
        <w:t>s in</w:t>
      </w:r>
      <w:r w:rsidR="0087396A">
        <w:t xml:space="preserve"> </w:t>
      </w:r>
      <w:r>
        <w:t xml:space="preserve">which </w:t>
      </w:r>
      <w:r w:rsidR="0087396A">
        <w:t>variable</w:t>
      </w:r>
      <w:r w:rsidR="003004A6">
        <w:t xml:space="preserve">s </w:t>
      </w:r>
      <w:r>
        <w:t>were significant</w:t>
      </w:r>
      <w:r w:rsidR="00151A86">
        <w:t xml:space="preserve"> nor how significant they were</w:t>
      </w:r>
      <w:r>
        <w:t xml:space="preserve"> </w:t>
      </w:r>
      <w:r w:rsidR="0087396A">
        <w:t xml:space="preserve">for </w:t>
      </w:r>
      <w:r w:rsidR="00AC41F9">
        <w:t xml:space="preserve">logistic regression of only counties </w:t>
      </w:r>
      <w:r w:rsidR="0087396A">
        <w:t>within the continental US</w:t>
      </w:r>
      <w:r w:rsidR="00151A86">
        <w:t>,</w:t>
      </w:r>
      <w:r w:rsidR="0087396A">
        <w:t xml:space="preserve"> Alaska</w:t>
      </w:r>
      <w:r w:rsidR="003004A6">
        <w:t xml:space="preserve">, </w:t>
      </w:r>
      <w:r w:rsidR="0087396A">
        <w:t>and Hawaii</w:t>
      </w:r>
      <w:r w:rsidR="00151A86">
        <w:t xml:space="preserve">.  Further, </w:t>
      </w:r>
      <w:r w:rsidR="00AC41F9">
        <w:t xml:space="preserve"> </w:t>
      </w:r>
      <w:r w:rsidR="00151A86">
        <w:t xml:space="preserve">no model </w:t>
      </w:r>
      <w:r w:rsidR="00AC41F9">
        <w:t>assumptions</w:t>
      </w:r>
      <w:r w:rsidR="00151A86">
        <w:t xml:space="preserve"> were violated</w:t>
      </w:r>
      <w:r w:rsidR="00AC41F9">
        <w:t>.</w:t>
      </w:r>
    </w:p>
    <w:p w14:paraId="43B2DF9E" w14:textId="79B919C4" w:rsidR="00CF04A8" w:rsidRDefault="0087396A" w:rsidP="000052EB">
      <w:r>
        <w:t xml:space="preserve">However, </w:t>
      </w:r>
      <w:r w:rsidR="00F96030">
        <w:t xml:space="preserve">running a logistic regression with the </w:t>
      </w:r>
      <w:r w:rsidR="00F96030" w:rsidRPr="00F96030">
        <w:rPr>
          <w:b/>
          <w:bCs/>
        </w:rPr>
        <w:t>same variables as above for only</w:t>
      </w:r>
      <w:r w:rsidR="004E0085">
        <w:rPr>
          <w:b/>
          <w:bCs/>
        </w:rPr>
        <w:t xml:space="preserve"> counties in</w:t>
      </w:r>
      <w:r w:rsidR="00F96030" w:rsidRPr="00F96030">
        <w:rPr>
          <w:b/>
          <w:bCs/>
        </w:rPr>
        <w:t xml:space="preserve"> </w:t>
      </w:r>
      <w:r w:rsidR="004E0085">
        <w:rPr>
          <w:b/>
          <w:bCs/>
        </w:rPr>
        <w:t>Puerto Rico</w:t>
      </w:r>
      <w:r w:rsidR="00F96030" w:rsidRPr="00F96030">
        <w:rPr>
          <w:b/>
          <w:bCs/>
        </w:rPr>
        <w:t xml:space="preserve"> </w:t>
      </w:r>
      <w:r w:rsidR="00F96030">
        <w:t xml:space="preserve">results in </w:t>
      </w:r>
      <w:r w:rsidR="00AC41F9">
        <w:rPr>
          <w:b/>
          <w:bCs/>
        </w:rPr>
        <w:t>no significant variables</w:t>
      </w:r>
      <w:r w:rsidR="00F96030">
        <w:t xml:space="preserve"> (among rural-urban continuum code, percentage of householders with only race Asian, and percentage of population aged 25 and above with a graduate degree</w:t>
      </w:r>
      <w:r w:rsidR="00CF04A8">
        <w:t>).</w:t>
      </w:r>
    </w:p>
    <w:p w14:paraId="0EE6A39C" w14:textId="018C290A" w:rsidR="00AD7662" w:rsidRDefault="00AD7662" w:rsidP="000052EB">
      <w:r>
        <w:t xml:space="preserve">A look at a plot of the logit against the quantitative variables shows why a logistic model performs poorly on only </w:t>
      </w:r>
      <w:r w:rsidR="004E0085">
        <w:t xml:space="preserve">Puerto </w:t>
      </w:r>
      <w:r w:rsidR="00AC41F9">
        <w:t>Rican counties.</w:t>
      </w:r>
    </w:p>
    <w:p w14:paraId="0A4DFC8A" w14:textId="77777777" w:rsidR="00AD7662" w:rsidRDefault="00AD7662" w:rsidP="000052EB"/>
    <w:p w14:paraId="6CA3B4DC" w14:textId="77777777" w:rsidR="007B3265" w:rsidRDefault="00AD541A" w:rsidP="007B3265">
      <w:pPr>
        <w:keepNext/>
      </w:pPr>
      <w:r w:rsidRPr="00AD541A">
        <w:rPr>
          <w:noProof/>
        </w:rPr>
        <w:drawing>
          <wp:inline distT="0" distB="0" distL="0" distR="0" wp14:anchorId="23A0906A" wp14:editId="43B9C87F">
            <wp:extent cx="5943600" cy="3560445"/>
            <wp:effectExtent l="0" t="0" r="0" b="1905"/>
            <wp:docPr id="1792343499"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43499" name="Picture 1" descr="A graph of a graph of a graph of a graph of a graph of a graph of a graph of a graph of a graph of a graph of a graph of a graph of a graph of&#10;&#10;Description automatically generated"/>
                    <pic:cNvPicPr/>
                  </pic:nvPicPr>
                  <pic:blipFill>
                    <a:blip r:embed="rId25"/>
                    <a:stretch>
                      <a:fillRect/>
                    </a:stretch>
                  </pic:blipFill>
                  <pic:spPr>
                    <a:xfrm>
                      <a:off x="0" y="0"/>
                      <a:ext cx="5943600" cy="3560445"/>
                    </a:xfrm>
                    <a:prstGeom prst="rect">
                      <a:avLst/>
                    </a:prstGeom>
                  </pic:spPr>
                </pic:pic>
              </a:graphicData>
            </a:graphic>
          </wp:inline>
        </w:drawing>
      </w:r>
    </w:p>
    <w:p w14:paraId="180E3590" w14:textId="1BA2205A" w:rsidR="00AD7662" w:rsidRDefault="007B3265" w:rsidP="007B3265">
      <w:pPr>
        <w:pStyle w:val="Caption"/>
      </w:pPr>
      <w:bookmarkStart w:id="52" w:name="_Toc183787894"/>
      <w:r>
        <w:t xml:space="preserve">Figure </w:t>
      </w:r>
      <w:fldSimple w:instr=" SEQ Figure \* ARABIC ">
        <w:r w:rsidR="00D12D76">
          <w:rPr>
            <w:noProof/>
          </w:rPr>
          <w:t>12</w:t>
        </w:r>
      </w:fldSimple>
      <w:r>
        <w:t>: Scatterplot of Logit against Quantitative Predictors for only Counties in Puerto Rico</w:t>
      </w:r>
      <w:bookmarkEnd w:id="52"/>
    </w:p>
    <w:p w14:paraId="615F14E1" w14:textId="31E5B14D" w:rsidR="00AD7662" w:rsidRDefault="00AD7662" w:rsidP="000052EB">
      <w:r>
        <w:t xml:space="preserve">No linear relationship between the logit and predictors can be salvaged </w:t>
      </w:r>
      <w:r w:rsidR="006B0DC7">
        <w:t xml:space="preserve">for counties in </w:t>
      </w:r>
      <w:r w:rsidR="004E0085">
        <w:rPr>
          <w:b/>
          <w:bCs/>
        </w:rPr>
        <w:t>Puerto Rico</w:t>
      </w:r>
      <w:r w:rsidR="006B0DC7">
        <w:rPr>
          <w:b/>
          <w:bCs/>
        </w:rPr>
        <w:t>.</w:t>
      </w:r>
      <w:r w:rsidR="006B0DC7">
        <w:t xml:space="preserve"> </w:t>
      </w:r>
      <w:r>
        <w:t xml:space="preserve"> </w:t>
      </w:r>
    </w:p>
    <w:p w14:paraId="5B1C4403" w14:textId="77777777" w:rsidR="00F96030" w:rsidRDefault="00F96030" w:rsidP="000052EB"/>
    <w:p w14:paraId="1A9730FA" w14:textId="77777777" w:rsidR="007B3265" w:rsidRDefault="00B309FA" w:rsidP="007B3265">
      <w:pPr>
        <w:keepNext/>
      </w:pPr>
      <w:r w:rsidRPr="00B309FA">
        <w:rPr>
          <w:noProof/>
        </w:rPr>
        <w:lastRenderedPageBreak/>
        <w:drawing>
          <wp:inline distT="0" distB="0" distL="0" distR="0" wp14:anchorId="361C6E04" wp14:editId="14A7D591">
            <wp:extent cx="5821680" cy="3381673"/>
            <wp:effectExtent l="0" t="0" r="7620" b="9525"/>
            <wp:docPr id="107994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0088" name=""/>
                    <pic:cNvPicPr/>
                  </pic:nvPicPr>
                  <pic:blipFill>
                    <a:blip r:embed="rId26"/>
                    <a:stretch>
                      <a:fillRect/>
                    </a:stretch>
                  </pic:blipFill>
                  <pic:spPr>
                    <a:xfrm>
                      <a:off x="0" y="0"/>
                      <a:ext cx="5823569" cy="3382770"/>
                    </a:xfrm>
                    <a:prstGeom prst="rect">
                      <a:avLst/>
                    </a:prstGeom>
                  </pic:spPr>
                </pic:pic>
              </a:graphicData>
            </a:graphic>
          </wp:inline>
        </w:drawing>
      </w:r>
    </w:p>
    <w:p w14:paraId="30FDCEAD" w14:textId="2FB9C183" w:rsidR="008A59EC" w:rsidRPr="00F96030" w:rsidRDefault="007B3265" w:rsidP="007B3265">
      <w:pPr>
        <w:pStyle w:val="Caption"/>
      </w:pPr>
      <w:bookmarkStart w:id="53" w:name="_Toc183787895"/>
      <w:r>
        <w:t xml:space="preserve">Figure </w:t>
      </w:r>
      <w:fldSimple w:instr=" SEQ Figure \* ARABIC ">
        <w:r w:rsidR="00D12D76">
          <w:rPr>
            <w:noProof/>
          </w:rPr>
          <w:t>13</w:t>
        </w:r>
      </w:fldSimple>
      <w:r>
        <w:t>: Scatterplot of Deviance Residuals for Logistic Regression of Only Counties in Puerto Rico</w:t>
      </w:r>
      <w:bookmarkEnd w:id="53"/>
    </w:p>
    <w:p w14:paraId="380FF2DE" w14:textId="77777777" w:rsidR="000052EB" w:rsidRDefault="000052EB" w:rsidP="007E58A4"/>
    <w:p w14:paraId="2671C4D1" w14:textId="5AC4D6B2" w:rsidR="008A59EC" w:rsidRPr="00BF3C0F" w:rsidRDefault="008A59EC" w:rsidP="007E58A4">
      <w:r>
        <w:t>There are six data points with particularly low deviance residuals</w:t>
      </w:r>
      <w:r w:rsidR="00071735">
        <w:t xml:space="preserve"> out of the 78 total points for counties in Puerto Rico. </w:t>
      </w:r>
      <w:r>
        <w:t xml:space="preserve">These are the same points that appear unusual in a plot of Cook’s Distance values, which consider points that </w:t>
      </w:r>
      <w:r w:rsidR="00071735">
        <w:t xml:space="preserve">are </w:t>
      </w:r>
      <w:r>
        <w:t xml:space="preserve">influential to a regression, whether the influence comes from being an outlier, high leverage point, or both. A high Cook’s Distance value for a point indicates that, in this case, logistic regression coefficients could be substantially changed if the point is removed. </w:t>
      </w:r>
      <w:r w:rsidR="00BF3C0F">
        <w:t xml:space="preserve">It turns out that the 6 data points with negative deviance residuals and high Cook’s Distance values are the 6 out of </w:t>
      </w:r>
      <w:r w:rsidR="00071735">
        <w:t>78 Puerto Rican</w:t>
      </w:r>
      <w:r w:rsidR="00BF3C0F">
        <w:t xml:space="preserve"> territories that are </w:t>
      </w:r>
      <w:r w:rsidR="00BF3C0F">
        <w:rPr>
          <w:b/>
          <w:bCs/>
        </w:rPr>
        <w:t xml:space="preserve">not medically underserved. </w:t>
      </w:r>
      <w:r w:rsidR="00BF3C0F">
        <w:t>The raw residuals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BF3C0F">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oMath>
      <w:r w:rsidR="00BF3C0F">
        <w:rPr>
          <w:rFonts w:eastAsiaTheme="minorEastAsia"/>
        </w:rPr>
        <w:t xml:space="preserve"> are also negative for the 6 points where the deviance residuals are negative. Since the 6 territories that are </w:t>
      </w:r>
      <w:r w:rsidR="00BF3C0F">
        <w:rPr>
          <w:rFonts w:eastAsiaTheme="minorEastAsia"/>
          <w:b/>
          <w:bCs/>
        </w:rPr>
        <w:t xml:space="preserve">not medically underserved have HRSA_MUA_COUNTY = 0 for the response, </w:t>
      </w:r>
      <w:r w:rsidR="00BF3C0F">
        <w:rPr>
          <w:rFonts w:eastAsiaTheme="minorEastAsia"/>
        </w:rPr>
        <w:t xml:space="preserve">subtracting the actual value of 0 from a predicted probability close to 1 produces a negative raw residual. </w:t>
      </w:r>
    </w:p>
    <w:p w14:paraId="6C4FE77F" w14:textId="77777777" w:rsidR="007B3265" w:rsidRDefault="00B309FA" w:rsidP="007B3265">
      <w:pPr>
        <w:keepNext/>
      </w:pPr>
      <w:r w:rsidRPr="00B309FA">
        <w:rPr>
          <w:noProof/>
        </w:rPr>
        <w:lastRenderedPageBreak/>
        <w:drawing>
          <wp:inline distT="0" distB="0" distL="0" distR="0" wp14:anchorId="34171C87" wp14:editId="1A9F1981">
            <wp:extent cx="5943600" cy="3592830"/>
            <wp:effectExtent l="0" t="0" r="0" b="7620"/>
            <wp:docPr id="17965666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66692" name="Picture 1" descr="A graph with numbers and lines&#10;&#10;Description automatically generated"/>
                    <pic:cNvPicPr/>
                  </pic:nvPicPr>
                  <pic:blipFill>
                    <a:blip r:embed="rId27"/>
                    <a:stretch>
                      <a:fillRect/>
                    </a:stretch>
                  </pic:blipFill>
                  <pic:spPr>
                    <a:xfrm>
                      <a:off x="0" y="0"/>
                      <a:ext cx="5943600" cy="3592830"/>
                    </a:xfrm>
                    <a:prstGeom prst="rect">
                      <a:avLst/>
                    </a:prstGeom>
                  </pic:spPr>
                </pic:pic>
              </a:graphicData>
            </a:graphic>
          </wp:inline>
        </w:drawing>
      </w:r>
    </w:p>
    <w:p w14:paraId="14CEB79D" w14:textId="409B5B2B" w:rsidR="004C46AC" w:rsidRDefault="007B3265" w:rsidP="007B3265">
      <w:pPr>
        <w:pStyle w:val="Caption"/>
      </w:pPr>
      <w:bookmarkStart w:id="54" w:name="_Toc183787896"/>
      <w:r>
        <w:t xml:space="preserve">Figure </w:t>
      </w:r>
      <w:fldSimple w:instr=" SEQ Figure \* ARABIC ">
        <w:r w:rsidR="00D12D76">
          <w:rPr>
            <w:noProof/>
          </w:rPr>
          <w:t>14</w:t>
        </w:r>
      </w:fldSimple>
      <w:r>
        <w:t>: Cook's Distance Plot of Data Points in a Logistic Regression - only counties in Puerto Rico</w:t>
      </w:r>
      <w:bookmarkEnd w:id="54"/>
    </w:p>
    <w:p w14:paraId="572D6834" w14:textId="77777777" w:rsidR="007B3265" w:rsidRPr="007B3265" w:rsidRDefault="007B3265" w:rsidP="007B3265"/>
    <w:p w14:paraId="46D25B3A" w14:textId="267A29A2" w:rsidR="004C46AC" w:rsidRDefault="005C18BE" w:rsidP="007E58A4">
      <w:pPr>
        <w:rPr>
          <w:rFonts w:eastAsiaTheme="minorEastAsia"/>
        </w:rPr>
      </w:pPr>
      <w:r>
        <w:t xml:space="preserve">The </w:t>
      </w:r>
      <w:r w:rsidR="00BF3C0F">
        <w:t xml:space="preserve">threshold denoting a high Cook’s Distance value and represented by the red line is an arbitrary </w:t>
      </w:r>
      <w:r w:rsidR="00BF3C0F" w:rsidRPr="00BF3C0F">
        <w:t>—</w:t>
      </w:r>
      <w:r w:rsidR="00BF3C0F">
        <w:t>but</w:t>
      </w:r>
      <w:r>
        <w:t xml:space="preserve"> frequently used</w:t>
      </w:r>
      <w:r w:rsidR="00BF3C0F">
        <w:t xml:space="preserve"> </w:t>
      </w:r>
      <w:r w:rsidR="00BF3C0F" w:rsidRPr="00BF3C0F">
        <w:t>—</w:t>
      </w:r>
      <w:r w:rsidR="00BF3C0F">
        <w:t xml:space="preserve"> cutoff </w:t>
      </w:r>
      <w:r>
        <w:t xml:space="preserve">of </w:t>
      </w:r>
      <m:oMath>
        <m:f>
          <m:fPr>
            <m:ctrlPr>
              <w:rPr>
                <w:rFonts w:ascii="Cambria Math" w:hAnsi="Cambria Math"/>
                <w:i/>
              </w:rPr>
            </m:ctrlPr>
          </m:fPr>
          <m:num>
            <m:r>
              <w:rPr>
                <w:rFonts w:ascii="Cambria Math" w:hAnsi="Cambria Math"/>
              </w:rPr>
              <m:t>4</m:t>
            </m:r>
          </m:num>
          <m:den>
            <m:r>
              <w:rPr>
                <w:rFonts w:ascii="Cambria Math" w:hAnsi="Cambria Math"/>
              </w:rPr>
              <m:t>Number of Data Points</m:t>
            </m:r>
          </m:den>
        </m:f>
      </m:oMath>
      <w:r>
        <w:rPr>
          <w:rFonts w:eastAsiaTheme="minorEastAsia"/>
        </w:rPr>
        <w:t xml:space="preserve"> </w:t>
      </w:r>
      <w:r w:rsidR="00BF3C0F">
        <w:rPr>
          <w:rFonts w:eastAsiaTheme="minorEastAsia"/>
        </w:rPr>
        <w:t>.</w:t>
      </w:r>
      <w:r w:rsidR="00A25C43">
        <w:rPr>
          <w:rStyle w:val="FootnoteReference"/>
          <w:rFonts w:eastAsiaTheme="minorEastAsia"/>
        </w:rPr>
        <w:footnoteReference w:id="10"/>
      </w:r>
    </w:p>
    <w:p w14:paraId="1143523D" w14:textId="77777777" w:rsidR="007B3265" w:rsidRDefault="00B309FA" w:rsidP="007B3265">
      <w:pPr>
        <w:keepNext/>
      </w:pPr>
      <w:r w:rsidRPr="00B309FA">
        <w:rPr>
          <w:noProof/>
        </w:rPr>
        <w:lastRenderedPageBreak/>
        <w:drawing>
          <wp:inline distT="0" distB="0" distL="0" distR="0" wp14:anchorId="7248B364" wp14:editId="53B9320E">
            <wp:extent cx="5585392" cy="3208020"/>
            <wp:effectExtent l="0" t="0" r="0" b="0"/>
            <wp:docPr id="171969328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93280" name="Picture 1" descr="A graph of a number of people&#10;&#10;Description automatically generated"/>
                    <pic:cNvPicPr/>
                  </pic:nvPicPr>
                  <pic:blipFill>
                    <a:blip r:embed="rId28"/>
                    <a:stretch>
                      <a:fillRect/>
                    </a:stretch>
                  </pic:blipFill>
                  <pic:spPr>
                    <a:xfrm>
                      <a:off x="0" y="0"/>
                      <a:ext cx="5586087" cy="3208419"/>
                    </a:xfrm>
                    <a:prstGeom prst="rect">
                      <a:avLst/>
                    </a:prstGeom>
                  </pic:spPr>
                </pic:pic>
              </a:graphicData>
            </a:graphic>
          </wp:inline>
        </w:drawing>
      </w:r>
    </w:p>
    <w:p w14:paraId="37CA2ED3" w14:textId="337FC694" w:rsidR="00791812" w:rsidRDefault="007B3265" w:rsidP="007B3265">
      <w:pPr>
        <w:pStyle w:val="Caption"/>
      </w:pPr>
      <w:bookmarkStart w:id="55" w:name="_Toc183787897"/>
      <w:r>
        <w:t xml:space="preserve">Figure </w:t>
      </w:r>
      <w:fldSimple w:instr=" SEQ Figure \* ARABIC ">
        <w:r w:rsidR="00D12D76">
          <w:rPr>
            <w:noProof/>
          </w:rPr>
          <w:t>15</w:t>
        </w:r>
      </w:fldSimple>
      <w:r>
        <w:t>: Histogram of Predictions from Logistic Regression for only Counties in Puerto Rico</w:t>
      </w:r>
      <w:bookmarkEnd w:id="55"/>
    </w:p>
    <w:p w14:paraId="76A616D4" w14:textId="218F391B" w:rsidR="00791812" w:rsidRPr="005C18BE" w:rsidRDefault="00791812" w:rsidP="007E58A4">
      <w:r>
        <w:t xml:space="preserve">The bar chart above shows that the model predicts a median probability of a </w:t>
      </w:r>
      <w:r w:rsidR="00B309FA">
        <w:t>county in Puerto Rico</w:t>
      </w:r>
      <w:r>
        <w:t xml:space="preserve"> being underserved of about 0.93. </w:t>
      </w:r>
      <w:r w:rsidR="00BF3C0F">
        <w:t xml:space="preserve">Since most counties in </w:t>
      </w:r>
      <w:r w:rsidR="00B309FA">
        <w:t>Puerto Rico</w:t>
      </w:r>
      <w:r w:rsidR="00BF3C0F">
        <w:t xml:space="preserve"> are medically underserved,</w:t>
      </w:r>
      <w:r>
        <w:t xml:space="preserve"> </w:t>
      </w:r>
      <w:r w:rsidR="00BF3C0F">
        <w:t xml:space="preserve">the model predicts a high enough value for the probability of being medically underserved that </w:t>
      </w:r>
      <w:r w:rsidR="00BF3C0F" w:rsidRPr="00BF3C0F">
        <w:t>—</w:t>
      </w:r>
      <w:r w:rsidR="00BF3C0F">
        <w:t xml:space="preserve"> at almost any reasonable threshold to use for classification </w:t>
      </w:r>
      <w:r w:rsidR="00BF3C0F" w:rsidRPr="00BF3C0F">
        <w:t>—</w:t>
      </w:r>
      <w:r w:rsidR="00BF3C0F">
        <w:t xml:space="preserve">the </w:t>
      </w:r>
      <w:r w:rsidR="00B309FA">
        <w:t>Puerto Rico</w:t>
      </w:r>
      <w:r w:rsidR="00BF3C0F">
        <w:t xml:space="preserve"> counties that are </w:t>
      </w:r>
      <w:r w:rsidR="00BF3C0F">
        <w:rPr>
          <w:b/>
          <w:bCs/>
        </w:rPr>
        <w:t>not medically underserved will nevertheless be classified as medically underserved</w:t>
      </w:r>
      <w:r>
        <w:t>.</w:t>
      </w:r>
      <w:r w:rsidR="00BF3C0F">
        <w:t xml:space="preserve"> With such a vast lack of balance in the response variable for territories, </w:t>
      </w:r>
      <w:r>
        <w:t xml:space="preserve">it is difficult to run a model to determine the impact of variables on whether </w:t>
      </w:r>
      <w:r w:rsidR="00BF3C0F">
        <w:t>counties in territories</w:t>
      </w:r>
      <w:r>
        <w:t xml:space="preserve"> are medically underserved.</w:t>
      </w:r>
    </w:p>
    <w:p w14:paraId="34991E03" w14:textId="2FFC2C9E" w:rsidR="00AA2967" w:rsidRDefault="00791812" w:rsidP="00AA2967">
      <w:r>
        <w:t xml:space="preserve">From this analysis, </w:t>
      </w:r>
      <w:r w:rsidR="00AC27E3">
        <w:t>it appears</w:t>
      </w:r>
      <w:r>
        <w:t xml:space="preserve"> that counties in </w:t>
      </w:r>
      <w:r w:rsidR="00B309FA">
        <w:t>Puerto Rico</w:t>
      </w:r>
      <w:r>
        <w:t xml:space="preserve"> are much more likely to be medically underserved than non-territories</w:t>
      </w:r>
      <w:r w:rsidR="003A0130">
        <w:t xml:space="preserve"> and continue analysis looking only at the contiguous United States, as well as Alaska and Hawaii. There is much more data for counties in the 50 US states, and it is still very useful to know what variables influence whether a county in the 50 states is medically underserved. </w:t>
      </w:r>
    </w:p>
    <w:p w14:paraId="61F4EACD" w14:textId="74A47C9E" w:rsidR="003A0130" w:rsidRDefault="003A0130" w:rsidP="00AA2967">
      <w:r>
        <w:t xml:space="preserve">Since there is additional data from the years 2009-2018, </w:t>
      </w:r>
      <w:r w:rsidR="002A737B">
        <w:t>the distribution</w:t>
      </w:r>
      <w:r w:rsidR="003004A6">
        <w:t>s</w:t>
      </w:r>
      <w:r w:rsidR="002A737B">
        <w:t xml:space="preserve"> of medically underserved/not medically underserved territories </w:t>
      </w:r>
      <w:r w:rsidR="00AC27E3">
        <w:t>were examined</w:t>
      </w:r>
      <w:r w:rsidR="00155751">
        <w:t xml:space="preserve">. The frequencies for these other years were very similar to the 2019 data. </w:t>
      </w:r>
    </w:p>
    <w:p w14:paraId="0763FAFB" w14:textId="1F701BBE" w:rsidR="002A737B" w:rsidRDefault="00A162ED" w:rsidP="00A162ED">
      <w:pPr>
        <w:pStyle w:val="Heading1"/>
      </w:pPr>
      <w:bookmarkStart w:id="56" w:name="_Toc183787879"/>
      <w:r>
        <w:t>Considering Impact of Other Races: Are Races Other than Asian Significant in Determining whether a County is Medically Underserved?</w:t>
      </w:r>
      <w:bookmarkEnd w:id="56"/>
      <w:r>
        <w:t xml:space="preserve"> </w:t>
      </w:r>
    </w:p>
    <w:p w14:paraId="5ED09F8A" w14:textId="360A1005" w:rsidR="00163EF1" w:rsidRDefault="00163EF1" w:rsidP="00163EF1">
      <w:r>
        <w:t xml:space="preserve">From the previous logistic regression, a higher percentage of householders whose only race is Asian in a county seems to reduce the likelihood of a county being medically underserved. </w:t>
      </w:r>
      <w:r w:rsidR="002744FF">
        <w:t xml:space="preserve">Any </w:t>
      </w:r>
      <w:r w:rsidR="00C15543">
        <w:lastRenderedPageBreak/>
        <w:t>linear relationship between the percentage of householders who are only black or only American Indian/Alaskan Native and the logit of our original model was mostly defined by outliers. However, there is data for other races in the dataset</w:t>
      </w:r>
      <w:r w:rsidR="002744FF">
        <w:t xml:space="preserve"> and a variable that indicates the percentage of the population of multiple races</w:t>
      </w:r>
      <w:r w:rsidR="00C15543">
        <w:t xml:space="preserve">. Another point is that the relationship of a variable with the logit can change, depending on what other variables it is combined with in a logistic regression model. </w:t>
      </w:r>
    </w:p>
    <w:p w14:paraId="0A26EFCA" w14:textId="0D69FDAF" w:rsidR="00C15543" w:rsidRDefault="00C15543" w:rsidP="00163EF1">
      <w:r>
        <w:t xml:space="preserve">In this section, the impact of other races will be explored. </w:t>
      </w:r>
    </w:p>
    <w:p w14:paraId="5678A362" w14:textId="41EBF33A" w:rsidR="002D1864" w:rsidRDefault="002D1864" w:rsidP="00163EF1">
      <w:r>
        <w:t>First, region and rural-urban continuum code</w:t>
      </w:r>
      <w:r w:rsidR="00D44C63">
        <w:t xml:space="preserve"> will be retained</w:t>
      </w:r>
      <w:r>
        <w:t xml:space="preserve"> in this analysis. Then, the percentage of </w:t>
      </w:r>
      <w:r w:rsidRPr="002D1864">
        <w:rPr>
          <w:b/>
          <w:bCs/>
        </w:rPr>
        <w:t>the</w:t>
      </w:r>
      <w:r>
        <w:t xml:space="preserve"> </w:t>
      </w:r>
      <w:r w:rsidRPr="002D1864">
        <w:rPr>
          <w:b/>
          <w:bCs/>
        </w:rPr>
        <w:t>population</w:t>
      </w:r>
      <w:r>
        <w:t xml:space="preserve"> that is only Black, Hispanic, Native Hawaiian and Pacific Islander, Asian, American Indian and Alaskan Native, as well as the percentage of the population that is multiple races</w:t>
      </w:r>
      <w:r w:rsidR="00D44C63">
        <w:t xml:space="preserve"> will be examined</w:t>
      </w:r>
      <w:r>
        <w:t xml:space="preserve">. </w:t>
      </w:r>
      <w:r w:rsidR="002744FF">
        <w:t xml:space="preserve">Note that these variables are different in the dataset than the percentage of householders of certain races. </w:t>
      </w:r>
      <w:r w:rsidR="00D44C63">
        <w:t xml:space="preserve">An analysis of the assumptions for </w:t>
      </w:r>
      <w:r>
        <w:t>the races of Black and American Indian and Alaskan Native</w:t>
      </w:r>
      <w:r w:rsidR="00D44C63">
        <w:t xml:space="preserve"> will be performed again</w:t>
      </w:r>
      <w:r>
        <w:t xml:space="preserve"> to </w:t>
      </w:r>
      <w:r w:rsidR="00D44C63">
        <w:t xml:space="preserve">examine </w:t>
      </w:r>
      <w:r>
        <w:t>if the linearity assumption between these variables and the logit improves when data on other races is included in the model.</w:t>
      </w:r>
    </w:p>
    <w:p w14:paraId="568911E7" w14:textId="4487DC97" w:rsidR="002D1864" w:rsidRDefault="002D1864" w:rsidP="002D1864">
      <w:pPr>
        <w:pStyle w:val="Heading1"/>
      </w:pPr>
      <w:bookmarkStart w:id="57" w:name="_Toc183787880"/>
      <w:r>
        <w:t>Checking Assumptions for Logistic Regression Model with Additional Races</w:t>
      </w:r>
      <w:bookmarkEnd w:id="57"/>
    </w:p>
    <w:p w14:paraId="43B77AF0" w14:textId="0AF8907D" w:rsidR="003A0130" w:rsidRDefault="002D1864" w:rsidP="00AA2967">
      <w:r>
        <w:t xml:space="preserve">At this point, the </w:t>
      </w:r>
      <w:r w:rsidR="00D44C63">
        <w:t xml:space="preserve">main </w:t>
      </w:r>
      <w:r>
        <w:t>assumption</w:t>
      </w:r>
      <w:r w:rsidR="003004A6">
        <w:t>s</w:t>
      </w:r>
      <w:r>
        <w:t xml:space="preserve"> </w:t>
      </w:r>
      <w:r w:rsidR="00D44C63">
        <w:t xml:space="preserve">that </w:t>
      </w:r>
      <w:r w:rsidR="00155751">
        <w:t>must be</w:t>
      </w:r>
      <w:r>
        <w:t xml:space="preserve"> check</w:t>
      </w:r>
      <w:r w:rsidR="00D44C63">
        <w:t>ed</w:t>
      </w:r>
      <w:r>
        <w:t xml:space="preserve"> are VIF values and linearity between the predictors and the logit. </w:t>
      </w:r>
      <w:r w:rsidR="00D44C63">
        <w:t>As discussed earlier,</w:t>
      </w:r>
      <w:r>
        <w:t xml:space="preserve"> the data are independent and have a binary response.</w:t>
      </w:r>
    </w:p>
    <w:p w14:paraId="686FA593" w14:textId="641D6357" w:rsidR="002D1864" w:rsidRPr="002D1864" w:rsidRDefault="002D1864" w:rsidP="00AA2967">
      <w:pPr>
        <w:rPr>
          <w:b/>
          <w:bCs/>
        </w:rPr>
      </w:pPr>
      <w:r w:rsidRPr="002D1864">
        <w:rPr>
          <w:b/>
          <w:bCs/>
        </w:rPr>
        <w:t>VIF Values</w:t>
      </w:r>
    </w:p>
    <w:p w14:paraId="36120183" w14:textId="77777777" w:rsidR="007B3265" w:rsidRDefault="002D1864" w:rsidP="007B3265">
      <w:pPr>
        <w:keepNext/>
      </w:pPr>
      <w:r w:rsidRPr="002D1864">
        <w:rPr>
          <w:noProof/>
        </w:rPr>
        <w:drawing>
          <wp:inline distT="0" distB="0" distL="0" distR="0" wp14:anchorId="69F8EA1F" wp14:editId="1B37D46F">
            <wp:extent cx="3901778" cy="1539373"/>
            <wp:effectExtent l="0" t="0" r="3810" b="3810"/>
            <wp:docPr id="54018236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2368" name="Picture 1" descr="A number and numbers on a white background&#10;&#10;Description automatically generated"/>
                    <pic:cNvPicPr/>
                  </pic:nvPicPr>
                  <pic:blipFill>
                    <a:blip r:embed="rId29"/>
                    <a:stretch>
                      <a:fillRect/>
                    </a:stretch>
                  </pic:blipFill>
                  <pic:spPr>
                    <a:xfrm>
                      <a:off x="0" y="0"/>
                      <a:ext cx="3901778" cy="1539373"/>
                    </a:xfrm>
                    <a:prstGeom prst="rect">
                      <a:avLst/>
                    </a:prstGeom>
                  </pic:spPr>
                </pic:pic>
              </a:graphicData>
            </a:graphic>
          </wp:inline>
        </w:drawing>
      </w:r>
    </w:p>
    <w:p w14:paraId="1F7DFF39" w14:textId="0479F0A0" w:rsidR="00AA2967" w:rsidRDefault="007B3265" w:rsidP="007B3265">
      <w:pPr>
        <w:pStyle w:val="Caption"/>
      </w:pPr>
      <w:bookmarkStart w:id="58" w:name="_Toc183787898"/>
      <w:r>
        <w:t xml:space="preserve">Figure </w:t>
      </w:r>
      <w:fldSimple w:instr=" SEQ Figure \* ARABIC ">
        <w:r w:rsidR="00D12D76">
          <w:rPr>
            <w:noProof/>
          </w:rPr>
          <w:t>16</w:t>
        </w:r>
      </w:fldSimple>
      <w:r>
        <w:t>: VIF Values for Logistic Regression with Various Races</w:t>
      </w:r>
      <w:bookmarkEnd w:id="58"/>
    </w:p>
    <w:p w14:paraId="15A4D2CA" w14:textId="6C1F12D3" w:rsidR="002D1864" w:rsidRDefault="002D1864" w:rsidP="00AA2967">
      <w:r>
        <w:t xml:space="preserve">None of these values are high, so multicollinearity </w:t>
      </w:r>
      <w:r w:rsidR="00D44C63">
        <w:t>does not appear to be an issue</w:t>
      </w:r>
      <w:r>
        <w:t>.</w:t>
      </w:r>
    </w:p>
    <w:p w14:paraId="1916AC4B" w14:textId="77777777" w:rsidR="0034721D" w:rsidRDefault="0034721D" w:rsidP="00AA2967"/>
    <w:p w14:paraId="47DE7D5D" w14:textId="77777777" w:rsidR="0034721D" w:rsidRDefault="0034721D" w:rsidP="00AA2967"/>
    <w:p w14:paraId="6397744D" w14:textId="77777777" w:rsidR="0034721D" w:rsidRDefault="0034721D" w:rsidP="00AA2967"/>
    <w:p w14:paraId="213C5D3E" w14:textId="77777777" w:rsidR="0034721D" w:rsidRDefault="0034721D" w:rsidP="00AA2967"/>
    <w:p w14:paraId="46BA03E6" w14:textId="77777777" w:rsidR="0034721D" w:rsidRDefault="0034721D" w:rsidP="00AA2967"/>
    <w:p w14:paraId="199BA79E" w14:textId="77777777" w:rsidR="0034721D" w:rsidRDefault="0034721D" w:rsidP="00AA2967"/>
    <w:p w14:paraId="7036E626" w14:textId="6318E4CA" w:rsidR="002D1864" w:rsidRDefault="002D1864" w:rsidP="00AA2967">
      <w:pPr>
        <w:rPr>
          <w:b/>
          <w:bCs/>
        </w:rPr>
      </w:pPr>
      <w:r>
        <w:rPr>
          <w:b/>
          <w:bCs/>
        </w:rPr>
        <w:lastRenderedPageBreak/>
        <w:t>Relationship between Predictors and the Logit</w:t>
      </w:r>
    </w:p>
    <w:p w14:paraId="0CA641F4" w14:textId="77777777" w:rsidR="00AB7047" w:rsidRDefault="00AB7047" w:rsidP="00AA2967">
      <w:pPr>
        <w:rPr>
          <w:b/>
          <w:bCs/>
        </w:rPr>
      </w:pPr>
    </w:p>
    <w:p w14:paraId="36C35475" w14:textId="3970EA2C" w:rsidR="007B3265" w:rsidRPr="00AB7047" w:rsidRDefault="00AB7047" w:rsidP="00AB7047">
      <w:pPr>
        <w:rPr>
          <w:b/>
          <w:bCs/>
        </w:rPr>
      </w:pPr>
      <w:r>
        <w:rPr>
          <w:noProof/>
        </w:rPr>
        <w:drawing>
          <wp:inline distT="0" distB="0" distL="0" distR="0" wp14:anchorId="2403335E" wp14:editId="26469044">
            <wp:extent cx="6025035" cy="3529413"/>
            <wp:effectExtent l="0" t="0" r="0" b="0"/>
            <wp:docPr id="1537980700" name="Picture 8" descr="A graph of a graph showing the difference between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0700" name="Picture 8" descr="A graph of a graph showing the difference between a number of peopl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929" cy="3529937"/>
                    </a:xfrm>
                    <a:prstGeom prst="rect">
                      <a:avLst/>
                    </a:prstGeom>
                    <a:noFill/>
                  </pic:spPr>
                </pic:pic>
              </a:graphicData>
            </a:graphic>
          </wp:inline>
        </w:drawing>
      </w:r>
    </w:p>
    <w:p w14:paraId="231BD975" w14:textId="76EF6191" w:rsidR="00AA2967" w:rsidRDefault="007B3265" w:rsidP="007B3265">
      <w:pPr>
        <w:pStyle w:val="Caption"/>
      </w:pPr>
      <w:bookmarkStart w:id="59" w:name="_Toc183787899"/>
      <w:r>
        <w:t xml:space="preserve">Figure </w:t>
      </w:r>
      <w:fldSimple w:instr=" SEQ Figure \* ARABIC ">
        <w:r w:rsidR="00D12D76">
          <w:rPr>
            <w:noProof/>
          </w:rPr>
          <w:t>17</w:t>
        </w:r>
      </w:fldSimple>
      <w:r>
        <w:t xml:space="preserve">: Scatterplot of Logit against Predictors for Regression analyzing the percentage of the population of each race, or the percentage of </w:t>
      </w:r>
      <w:r w:rsidR="00406D4A">
        <w:t xml:space="preserve">the </w:t>
      </w:r>
      <w:r>
        <w:t>population that is more than one race</w:t>
      </w:r>
      <w:bookmarkEnd w:id="59"/>
    </w:p>
    <w:p w14:paraId="1A9EE613" w14:textId="0137C021" w:rsidR="002861D9" w:rsidRDefault="002861D9" w:rsidP="00AA2967">
      <w:r>
        <w:t>The plots of the logit against</w:t>
      </w:r>
      <w:r w:rsidR="00B309FA">
        <w:t xml:space="preserve"> the predictor variables suggest that linearity cannot be assumed between the logit and any other races except for Asian. </w:t>
      </w:r>
      <w:r w:rsidR="00D44C63">
        <w:t>As a result, the logit model will not be redeveloped with these additional variables.</w:t>
      </w:r>
    </w:p>
    <w:p w14:paraId="72C0E2FD" w14:textId="4E71431C" w:rsidR="003E70CC" w:rsidRDefault="003E70CC" w:rsidP="003E70CC">
      <w:pPr>
        <w:pStyle w:val="Heading1"/>
      </w:pPr>
      <w:bookmarkStart w:id="60" w:name="_Toc183787881"/>
      <w:r>
        <w:t>Conclusion</w:t>
      </w:r>
      <w:bookmarkEnd w:id="60"/>
    </w:p>
    <w:p w14:paraId="2BA48DAB" w14:textId="320C10E7" w:rsidR="003E70CC" w:rsidRPr="003E70CC" w:rsidRDefault="00566D11" w:rsidP="003E70CC">
      <w:r>
        <w:t xml:space="preserve">Among data for about 911 variables for over 3,000 territories in the U.S. and its territories, the region of a county within the United States, as well as if a county is in Puerto Rico, </w:t>
      </w:r>
      <w:r w:rsidR="0066256A">
        <w:t xml:space="preserve">had a statistically significant </w:t>
      </w:r>
      <w:r w:rsidR="0034721D">
        <w:t>impact</w:t>
      </w:r>
      <w:r>
        <w:t xml:space="preserve"> </w:t>
      </w:r>
      <w:r w:rsidR="0066256A">
        <w:t xml:space="preserve">on </w:t>
      </w:r>
      <w:r>
        <w:t xml:space="preserve">whether the county is medically underserved. Southern counties are more likely to be medically underserved than counties in the Midwest, and Northeastern counties are less likely to be medically underserved than counties in the Midwest. Counties in Puerto Rico are about 33 times as likely to be medically underserved than counties in the Midwestern United States. Only 6 of 78 Puerto Rican Counties were not medically underserved in 2019. Additionally, </w:t>
      </w:r>
      <w:r w:rsidR="0066256A">
        <w:t xml:space="preserve">being </w:t>
      </w:r>
      <w:r>
        <w:t>medical</w:t>
      </w:r>
      <w:r w:rsidR="0034721D">
        <w:t>ly</w:t>
      </w:r>
      <w:r>
        <w:t xml:space="preserve"> </w:t>
      </w:r>
      <w:r w:rsidR="0034721D">
        <w:t>underserviced</w:t>
      </w:r>
      <w:r>
        <w:t xml:space="preserve"> is more likely as the population changes from metro areas to urban and then rural. Overall, the likelihood that a county is medically underserved increases as a county becomes more rural. Within </w:t>
      </w:r>
      <w:r w:rsidR="003A2250">
        <w:t xml:space="preserve">the same level </w:t>
      </w:r>
      <w:r>
        <w:t xml:space="preserve">of rural/urban status and population, counties adjacent to metropolitan areas are slightly less likely to be medically underserved than counties not adjacent to metropolitan areas, as compared to the baseline of metropolitan counties with </w:t>
      </w:r>
      <w:r w:rsidR="003A2250">
        <w:t xml:space="preserve">populations </w:t>
      </w:r>
      <w:r>
        <w:t>of 1 million or higher. So</w:t>
      </w:r>
      <w:r w:rsidRPr="00566D11">
        <w:t>—</w:t>
      </w:r>
      <w:r>
        <w:t xml:space="preserve"> even if counties are in urban or rural areas </w:t>
      </w:r>
      <w:r w:rsidRPr="00566D11">
        <w:t>—</w:t>
      </w:r>
      <w:r>
        <w:t xml:space="preserve"> being close to a metro area </w:t>
      </w:r>
      <w:r>
        <w:lastRenderedPageBreak/>
        <w:t xml:space="preserve">seems to </w:t>
      </w:r>
      <w:r w:rsidR="003A2250">
        <w:t xml:space="preserve">slightly </w:t>
      </w:r>
      <w:r>
        <w:t xml:space="preserve">help </w:t>
      </w:r>
      <w:r w:rsidR="008C7DD8">
        <w:t>the degree of medical service available</w:t>
      </w:r>
      <w:r>
        <w:t xml:space="preserve">. </w:t>
      </w:r>
      <w:r w:rsidR="003A2250">
        <w:t>Finally, higher values for the percentage of householders whose only race is Asian and the percentage of the 25+ year old population in a county with a graduate degree are associated with</w:t>
      </w:r>
      <w:r w:rsidR="00364BD4">
        <w:t xml:space="preserve"> a</w:t>
      </w:r>
      <w:r w:rsidR="003A2250">
        <w:t xml:space="preserve"> decreased </w:t>
      </w:r>
      <w:r w:rsidR="008C7DD8">
        <w:t>likelihood</w:t>
      </w:r>
      <w:r w:rsidR="003A2250">
        <w:t xml:space="preserve"> of a county being medically underserved. Comparing the impacts of these factors on medical underservice within counties in U.S. states compared to Puerto Rico was inconclusive since about 92% of Puerto Rican counties were medically underserved in 2019.</w:t>
      </w:r>
    </w:p>
    <w:p w14:paraId="18817149" w14:textId="77777777" w:rsidR="00B309FA" w:rsidRDefault="00B309FA" w:rsidP="00AA2967"/>
    <w:p w14:paraId="0640A51C" w14:textId="77777777" w:rsidR="00A7225E" w:rsidRDefault="00A7225E" w:rsidP="00E13AEB">
      <w:pPr>
        <w:tabs>
          <w:tab w:val="left" w:pos="1140"/>
        </w:tabs>
      </w:pPr>
    </w:p>
    <w:p w14:paraId="2D35EE5F" w14:textId="77777777" w:rsidR="00A7225E" w:rsidRDefault="00A7225E" w:rsidP="00E13AEB">
      <w:pPr>
        <w:tabs>
          <w:tab w:val="left" w:pos="1140"/>
        </w:tabs>
      </w:pPr>
    </w:p>
    <w:p w14:paraId="56DC5D10" w14:textId="475337F1" w:rsidR="00A7225E" w:rsidRDefault="00A7225E" w:rsidP="00E13AEB">
      <w:pPr>
        <w:tabs>
          <w:tab w:val="left" w:pos="1140"/>
        </w:tabs>
      </w:pPr>
    </w:p>
    <w:p w14:paraId="22F7239C" w14:textId="77777777" w:rsidR="00A7225E" w:rsidRDefault="00A7225E" w:rsidP="00E13AEB">
      <w:pPr>
        <w:tabs>
          <w:tab w:val="left" w:pos="1140"/>
        </w:tabs>
      </w:pPr>
    </w:p>
    <w:p w14:paraId="596312D4" w14:textId="23C7E970" w:rsidR="00A7225E" w:rsidRDefault="00A7225E" w:rsidP="00E13AEB">
      <w:pPr>
        <w:tabs>
          <w:tab w:val="left" w:pos="1140"/>
        </w:tabs>
      </w:pPr>
    </w:p>
    <w:p w14:paraId="2EBB02BC" w14:textId="2166E333" w:rsidR="006E37D0" w:rsidRDefault="006E37D0" w:rsidP="00E13AEB">
      <w:pPr>
        <w:tabs>
          <w:tab w:val="left" w:pos="1140"/>
        </w:tabs>
      </w:pPr>
    </w:p>
    <w:p w14:paraId="4B1B3F34" w14:textId="0C4AB5E3" w:rsidR="006E37D0" w:rsidRDefault="006E37D0" w:rsidP="00E13AEB">
      <w:pPr>
        <w:tabs>
          <w:tab w:val="left" w:pos="1140"/>
        </w:tabs>
      </w:pPr>
    </w:p>
    <w:p w14:paraId="301001C9" w14:textId="4BE23670" w:rsidR="00AA2967" w:rsidRDefault="00AA2967" w:rsidP="00AA2967"/>
    <w:p w14:paraId="2404EBD5" w14:textId="5D9F3206" w:rsidR="00AA2967" w:rsidRDefault="00AA2967" w:rsidP="00AA2967"/>
    <w:p w14:paraId="5BA224A8" w14:textId="77777777" w:rsidR="00AA2967" w:rsidRDefault="00AA2967" w:rsidP="00AA2967"/>
    <w:p w14:paraId="207126ED" w14:textId="77777777" w:rsidR="00AA2967" w:rsidRDefault="00AA2967" w:rsidP="00AA2967"/>
    <w:p w14:paraId="02DA85DE" w14:textId="77777777" w:rsidR="00AA2967" w:rsidRDefault="00AA2967" w:rsidP="00AA2967"/>
    <w:p w14:paraId="19D3E840" w14:textId="23AEBA21" w:rsidR="00AA2967" w:rsidRDefault="00AA2967" w:rsidP="00AA2967"/>
    <w:p w14:paraId="15F1B833" w14:textId="559D3041" w:rsidR="00AA2967" w:rsidRDefault="00AA2967" w:rsidP="00AA2967"/>
    <w:p w14:paraId="6D70300D" w14:textId="51006BDE" w:rsidR="00AA2967" w:rsidRDefault="00AA2967" w:rsidP="00AA2967"/>
    <w:p w14:paraId="360A8720" w14:textId="77777777" w:rsidR="00AA2967" w:rsidRDefault="00AA2967" w:rsidP="00AA2967"/>
    <w:p w14:paraId="791D579E" w14:textId="77777777" w:rsidR="00AA2967" w:rsidRDefault="00AA2967" w:rsidP="00AA2967"/>
    <w:p w14:paraId="145D62A1" w14:textId="77777777" w:rsidR="00AA2967" w:rsidRDefault="00AA2967" w:rsidP="00AA2967"/>
    <w:p w14:paraId="7AC177B6" w14:textId="77777777" w:rsidR="00AA2967" w:rsidRDefault="00AA2967" w:rsidP="00AA2967"/>
    <w:p w14:paraId="7147CAE6" w14:textId="77777777" w:rsidR="00AA2967" w:rsidRDefault="00AA2967" w:rsidP="00AA2967"/>
    <w:p w14:paraId="1922BEF4" w14:textId="77777777" w:rsidR="00524063" w:rsidRDefault="00524063" w:rsidP="00932331">
      <w:pPr>
        <w:pStyle w:val="Heading1"/>
      </w:pPr>
    </w:p>
    <w:p w14:paraId="601BE211" w14:textId="77777777" w:rsidR="003E70CC" w:rsidRDefault="003E70CC" w:rsidP="003E70CC"/>
    <w:p w14:paraId="65312C79" w14:textId="77777777" w:rsidR="003E70CC" w:rsidRDefault="003E70CC" w:rsidP="003E70CC"/>
    <w:p w14:paraId="006B0083" w14:textId="77777777" w:rsidR="003E70CC" w:rsidRDefault="003E70CC" w:rsidP="003E70CC"/>
    <w:p w14:paraId="2B4F1FC3" w14:textId="77777777" w:rsidR="003E70CC" w:rsidRDefault="003E70CC" w:rsidP="003E70CC"/>
    <w:p w14:paraId="5569A37A" w14:textId="77777777" w:rsidR="003E70CC" w:rsidRDefault="003E70CC" w:rsidP="003E70CC"/>
    <w:p w14:paraId="12243337" w14:textId="77777777" w:rsidR="003E70CC" w:rsidRPr="003E70CC" w:rsidRDefault="003E70CC" w:rsidP="003E70CC"/>
    <w:p w14:paraId="27B7B4F0" w14:textId="7BEEF465" w:rsidR="00172C7D" w:rsidRDefault="00625024" w:rsidP="00524063">
      <w:pPr>
        <w:pStyle w:val="Heading1"/>
        <w:jc w:val="center"/>
      </w:pPr>
      <w:bookmarkStart w:id="61" w:name="_Toc183787882"/>
      <w:r>
        <w:t>Appendix A: Weighted Value Tables for Four Contributors to IMU Score</w:t>
      </w:r>
      <w:bookmarkEnd w:id="61"/>
    </w:p>
    <w:p w14:paraId="6BA6A1E3" w14:textId="77777777" w:rsidR="00625024" w:rsidRDefault="00625024" w:rsidP="00625024"/>
    <w:p w14:paraId="1BC15A1F" w14:textId="77777777" w:rsidR="00625024" w:rsidRDefault="00625024" w:rsidP="00625024"/>
    <w:p w14:paraId="1B3B4F71" w14:textId="77777777" w:rsidR="00140264" w:rsidRDefault="00140264" w:rsidP="00140264"/>
    <w:p w14:paraId="7B75386E" w14:textId="77777777" w:rsidR="00140264" w:rsidRDefault="00140264" w:rsidP="00140264"/>
    <w:p w14:paraId="150572DB" w14:textId="77777777" w:rsidR="00140264" w:rsidRDefault="00140264" w:rsidP="00140264"/>
    <w:p w14:paraId="50BD5E54" w14:textId="77777777" w:rsidR="00140264" w:rsidRDefault="00140264" w:rsidP="00140264"/>
    <w:p w14:paraId="10D5FE2C" w14:textId="77777777" w:rsidR="00140264" w:rsidRDefault="00140264" w:rsidP="00140264"/>
    <w:p w14:paraId="0446139F" w14:textId="77777777" w:rsidR="00140264" w:rsidRDefault="00140264" w:rsidP="00140264"/>
    <w:p w14:paraId="256040F7" w14:textId="77777777" w:rsidR="003E70CC" w:rsidRDefault="003E70CC" w:rsidP="00140264"/>
    <w:p w14:paraId="08650F4C" w14:textId="77777777" w:rsidR="003E70CC" w:rsidRDefault="003E70CC" w:rsidP="00140264"/>
    <w:p w14:paraId="6D7A9F12" w14:textId="77777777" w:rsidR="003E70CC" w:rsidRDefault="003E70CC" w:rsidP="00140264"/>
    <w:p w14:paraId="617A1133" w14:textId="77777777" w:rsidR="003E70CC" w:rsidRDefault="003E70CC" w:rsidP="00140264"/>
    <w:p w14:paraId="569039AF" w14:textId="77777777" w:rsidR="003E70CC" w:rsidRDefault="003E70CC" w:rsidP="00140264"/>
    <w:p w14:paraId="404F5B34" w14:textId="77777777" w:rsidR="003E70CC" w:rsidRDefault="003E70CC" w:rsidP="00140264"/>
    <w:p w14:paraId="792DB93E" w14:textId="77777777" w:rsidR="003E70CC" w:rsidRDefault="003E70CC" w:rsidP="00140264"/>
    <w:p w14:paraId="2F654C8F" w14:textId="77777777" w:rsidR="003E70CC" w:rsidRDefault="003E70CC" w:rsidP="00140264"/>
    <w:p w14:paraId="3F38404A" w14:textId="0CFADC42" w:rsidR="003E70CC" w:rsidRDefault="003E70CC" w:rsidP="00140264">
      <w:pPr>
        <w:rPr>
          <w:ins w:id="62" w:author="David Hudak" w:date="2024-11-24T16:59:00Z"/>
        </w:rPr>
      </w:pPr>
    </w:p>
    <w:p w14:paraId="0EE096A3" w14:textId="58FFA9B4" w:rsidR="00927DA9" w:rsidRDefault="00927DA9" w:rsidP="00140264">
      <w:pPr>
        <w:rPr>
          <w:ins w:id="63" w:author="David Hudak" w:date="2024-11-24T16:59:00Z"/>
        </w:rPr>
      </w:pPr>
    </w:p>
    <w:p w14:paraId="631E4AF6" w14:textId="1C2EA0C7" w:rsidR="00927DA9" w:rsidRDefault="00927DA9" w:rsidP="00140264">
      <w:pPr>
        <w:rPr>
          <w:ins w:id="64" w:author="David Hudak" w:date="2024-11-24T16:59:00Z"/>
        </w:rPr>
      </w:pPr>
    </w:p>
    <w:p w14:paraId="43DAAADD" w14:textId="77777777" w:rsidR="00927DA9" w:rsidRDefault="00927DA9" w:rsidP="00140264"/>
    <w:p w14:paraId="5E270B32" w14:textId="77777777" w:rsidR="00D12D76" w:rsidRDefault="00D12D76" w:rsidP="00D12D76"/>
    <w:p w14:paraId="777DFE7F" w14:textId="77777777" w:rsidR="00591E78" w:rsidRDefault="00591E78" w:rsidP="00D12D76"/>
    <w:p w14:paraId="0C9046EB" w14:textId="3506BA54" w:rsidR="00D12D76" w:rsidRPr="00D12D76" w:rsidRDefault="00464613" w:rsidP="00D12D76">
      <w:pPr>
        <w:jc w:val="center"/>
        <w:rPr>
          <w:rFonts w:ascii="Calibri" w:hAnsi="Calibri" w:cs="Calibri"/>
          <w:b/>
          <w:bCs/>
          <w:sz w:val="28"/>
          <w:szCs w:val="28"/>
        </w:rPr>
      </w:pPr>
      <w:r w:rsidRPr="00464613">
        <w:rPr>
          <w:rFonts w:ascii="Calibri" w:hAnsi="Calibri" w:cs="Calibri"/>
          <w:b/>
          <w:bCs/>
          <w:sz w:val="28"/>
          <w:szCs w:val="28"/>
        </w:rPr>
        <w:lastRenderedPageBreak/>
        <w:t>Weighted Values for IMU Calculation</w:t>
      </w:r>
    </w:p>
    <w:p w14:paraId="11B2D2A5" w14:textId="596B0CCA" w:rsidR="00464613" w:rsidRPr="00464613" w:rsidRDefault="00464613" w:rsidP="00D12D76">
      <w:pPr>
        <w:jc w:val="center"/>
        <w:rPr>
          <w:rFonts w:ascii="Calibri" w:hAnsi="Calibri" w:cs="Calibri"/>
          <w:b/>
          <w:bCs/>
          <w:sz w:val="28"/>
          <w:szCs w:val="28"/>
        </w:rPr>
      </w:pPr>
      <w:r w:rsidRPr="00464613">
        <w:rPr>
          <w:rFonts w:ascii="Calibri" w:hAnsi="Calibri" w:cs="Calibri"/>
          <w:b/>
          <w:bCs/>
          <w:sz w:val="28"/>
          <w:szCs w:val="28"/>
        </w:rPr>
        <w:t>Percentage of Population Below Poverty Level</w:t>
      </w:r>
      <w:r w:rsidR="00140264">
        <w:rPr>
          <w:rFonts w:ascii="Calibri" w:hAnsi="Calibri" w:cs="Calibri"/>
          <w:b/>
          <w:bCs/>
          <w:sz w:val="28"/>
          <w:szCs w:val="28"/>
        </w:rPr>
        <w:t xml:space="preserve">  </w:t>
      </w:r>
      <w:r w:rsidR="00140264">
        <w:rPr>
          <w:rStyle w:val="FootnoteReference"/>
          <w:rFonts w:ascii="Calibri" w:hAnsi="Calibri" w:cs="Calibri"/>
          <w:b/>
          <w:bCs/>
          <w:sz w:val="28"/>
          <w:szCs w:val="28"/>
        </w:rPr>
        <w:footnoteReference w:id="11"/>
      </w:r>
    </w:p>
    <w:p w14:paraId="0C646144" w14:textId="7EDA9A60" w:rsidR="00625024" w:rsidRDefault="00625024"/>
    <w:p w14:paraId="7844F04C" w14:textId="796EA1DA" w:rsidR="00615FB5" w:rsidRDefault="00615FB5">
      <w:r w:rsidRPr="00C115C9">
        <w:rPr>
          <w:noProof/>
        </w:rPr>
        <w:drawing>
          <wp:anchor distT="0" distB="0" distL="114300" distR="114300" simplePos="0" relativeHeight="251698176" behindDoc="0" locked="0" layoutInCell="1" allowOverlap="1" wp14:anchorId="6C208194" wp14:editId="0C1C739A">
            <wp:simplePos x="0" y="0"/>
            <wp:positionH relativeFrom="margin">
              <wp:align>center</wp:align>
            </wp:positionH>
            <wp:positionV relativeFrom="paragraph">
              <wp:posOffset>86360</wp:posOffset>
            </wp:positionV>
            <wp:extent cx="3295015" cy="6141720"/>
            <wp:effectExtent l="0" t="0" r="635" b="0"/>
            <wp:wrapSquare wrapText="bothSides"/>
            <wp:docPr id="1523137585"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7585" name="Picture 1" descr="A table with numbers an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95015" cy="6141720"/>
                    </a:xfrm>
                    <a:prstGeom prst="rect">
                      <a:avLst/>
                    </a:prstGeom>
                  </pic:spPr>
                </pic:pic>
              </a:graphicData>
            </a:graphic>
            <wp14:sizeRelH relativeFrom="page">
              <wp14:pctWidth>0</wp14:pctWidth>
            </wp14:sizeRelH>
            <wp14:sizeRelV relativeFrom="page">
              <wp14:pctHeight>0</wp14:pctHeight>
            </wp14:sizeRelV>
          </wp:anchor>
        </w:drawing>
      </w:r>
    </w:p>
    <w:p w14:paraId="74F0858C" w14:textId="77777777" w:rsidR="00615FB5" w:rsidRDefault="00615FB5"/>
    <w:p w14:paraId="1BC7A0C5" w14:textId="77777777" w:rsidR="00615FB5" w:rsidRDefault="00615FB5"/>
    <w:p w14:paraId="538EB4ED" w14:textId="77777777" w:rsidR="00615FB5" w:rsidRDefault="00615FB5"/>
    <w:p w14:paraId="6F769834" w14:textId="77777777" w:rsidR="00615FB5" w:rsidRDefault="00615FB5"/>
    <w:p w14:paraId="027A1D05" w14:textId="77777777" w:rsidR="00615FB5" w:rsidRDefault="00615FB5"/>
    <w:p w14:paraId="27FDD5F4" w14:textId="77777777" w:rsidR="00615FB5" w:rsidRDefault="00615FB5"/>
    <w:p w14:paraId="03D5BEFD" w14:textId="77777777" w:rsidR="00615FB5" w:rsidRDefault="00615FB5"/>
    <w:p w14:paraId="10F9293F" w14:textId="77777777" w:rsidR="00615FB5" w:rsidRDefault="00615FB5"/>
    <w:p w14:paraId="183913E9" w14:textId="77777777" w:rsidR="00615FB5" w:rsidRDefault="00615FB5"/>
    <w:p w14:paraId="62947D54" w14:textId="77777777" w:rsidR="00615FB5" w:rsidRDefault="00615FB5"/>
    <w:p w14:paraId="04DFBDD6" w14:textId="77777777" w:rsidR="00615FB5" w:rsidRDefault="00615FB5"/>
    <w:p w14:paraId="256C24C6" w14:textId="77777777" w:rsidR="00615FB5" w:rsidRDefault="00615FB5"/>
    <w:p w14:paraId="5DAEAE0C" w14:textId="77777777" w:rsidR="00615FB5" w:rsidRDefault="00615FB5"/>
    <w:p w14:paraId="757BC19B" w14:textId="77777777" w:rsidR="00615FB5" w:rsidRDefault="00615FB5"/>
    <w:p w14:paraId="721453C4" w14:textId="77777777" w:rsidR="00615FB5" w:rsidRDefault="00615FB5"/>
    <w:p w14:paraId="42028A89" w14:textId="77777777" w:rsidR="00615FB5" w:rsidRDefault="00615FB5"/>
    <w:p w14:paraId="4DDDF257" w14:textId="51CC885E" w:rsidR="00C115C9" w:rsidRPr="00464613" w:rsidRDefault="00C115C9">
      <w:pPr>
        <w:rPr>
          <w:rFonts w:ascii="Calibri" w:hAnsi="Calibri" w:cs="Calibri"/>
          <w:b/>
          <w:bCs/>
          <w:sz w:val="28"/>
          <w:szCs w:val="28"/>
        </w:rPr>
      </w:pPr>
    </w:p>
    <w:p w14:paraId="324E665B" w14:textId="48870D2C" w:rsidR="00464613" w:rsidRDefault="00464613" w:rsidP="00464613">
      <w:pPr>
        <w:jc w:val="center"/>
        <w:rPr>
          <w:rFonts w:ascii="Calibri" w:hAnsi="Calibri" w:cs="Calibri"/>
          <w:b/>
          <w:bCs/>
          <w:sz w:val="28"/>
          <w:szCs w:val="28"/>
        </w:rPr>
      </w:pPr>
    </w:p>
    <w:p w14:paraId="5D154B19" w14:textId="77777777" w:rsidR="00464613" w:rsidRDefault="00464613" w:rsidP="00464613">
      <w:pPr>
        <w:jc w:val="center"/>
        <w:rPr>
          <w:rFonts w:ascii="Calibri" w:hAnsi="Calibri" w:cs="Calibri"/>
          <w:b/>
          <w:bCs/>
          <w:sz w:val="28"/>
          <w:szCs w:val="28"/>
        </w:rPr>
      </w:pPr>
    </w:p>
    <w:p w14:paraId="292EF24C" w14:textId="090D2DE1" w:rsidR="00464613" w:rsidRDefault="00464613" w:rsidP="00464613">
      <w:pPr>
        <w:jc w:val="center"/>
        <w:rPr>
          <w:rFonts w:ascii="Calibri" w:hAnsi="Calibri" w:cs="Calibri"/>
          <w:b/>
          <w:bCs/>
          <w:sz w:val="28"/>
          <w:szCs w:val="28"/>
        </w:rPr>
      </w:pPr>
    </w:p>
    <w:p w14:paraId="0C383054" w14:textId="77777777" w:rsidR="00D12D76" w:rsidRDefault="00D12D76" w:rsidP="00D12D76">
      <w:pPr>
        <w:jc w:val="center"/>
        <w:rPr>
          <w:rFonts w:ascii="Calibri" w:hAnsi="Calibri" w:cs="Calibri"/>
          <w:b/>
          <w:bCs/>
          <w:sz w:val="28"/>
          <w:szCs w:val="28"/>
        </w:rPr>
      </w:pPr>
      <w:r>
        <w:rPr>
          <w:noProof/>
        </w:rPr>
        <mc:AlternateContent>
          <mc:Choice Requires="wps">
            <w:drawing>
              <wp:anchor distT="0" distB="0" distL="114300" distR="114300" simplePos="0" relativeHeight="251688960" behindDoc="0" locked="0" layoutInCell="1" allowOverlap="1" wp14:anchorId="51E31205" wp14:editId="66F6AD88">
                <wp:simplePos x="0" y="0"/>
                <wp:positionH relativeFrom="margin">
                  <wp:posOffset>495300</wp:posOffset>
                </wp:positionH>
                <wp:positionV relativeFrom="paragraph">
                  <wp:posOffset>151130</wp:posOffset>
                </wp:positionV>
                <wp:extent cx="5006340" cy="635"/>
                <wp:effectExtent l="0" t="0" r="3810" b="0"/>
                <wp:wrapSquare wrapText="bothSides"/>
                <wp:docPr id="2042736404" name="Text Box 1"/>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6B61B2D0" w14:textId="2452C932" w:rsidR="00AB6066" w:rsidRPr="005075DC" w:rsidRDefault="00AB6066" w:rsidP="00887D81">
                            <w:pPr>
                              <w:pStyle w:val="Caption"/>
                              <w:rPr>
                                <w:noProof/>
                                <w:sz w:val="22"/>
                                <w:szCs w:val="22"/>
                              </w:rPr>
                            </w:pPr>
                            <w:bookmarkStart w:id="65" w:name="_Toc183787915"/>
                            <w:r>
                              <w:t xml:space="preserve">Table </w:t>
                            </w:r>
                            <w:fldSimple w:instr=" SEQ Table \* ARABIC ">
                              <w:r w:rsidR="00F01BB8">
                                <w:rPr>
                                  <w:noProof/>
                                </w:rPr>
                                <w:t>15</w:t>
                              </w:r>
                            </w:fldSimple>
                            <w:r>
                              <w:t>: APPENDIX A: Standardized Values for Percentage of County Below Poverty in IMU Score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31205" id="_x0000_s1029" type="#_x0000_t202" style="position:absolute;left:0;text-align:left;margin-left:39pt;margin-top:11.9pt;width:394.2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HqW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" stroked="f">
                <v:textbox style="mso-fit-shape-to-text:t" inset="0,0,0,0">
                  <w:txbxContent>
                    <w:p w14:paraId="6B61B2D0" w14:textId="2452C932" w:rsidR="00AB6066" w:rsidRPr="005075DC" w:rsidRDefault="00AB6066" w:rsidP="00887D81">
                      <w:pPr>
                        <w:pStyle w:val="Caption"/>
                        <w:rPr>
                          <w:noProof/>
                          <w:sz w:val="22"/>
                          <w:szCs w:val="22"/>
                        </w:rPr>
                      </w:pPr>
                      <w:bookmarkStart w:id="66" w:name="_Toc183787915"/>
                      <w:r>
                        <w:t xml:space="preserve">Table </w:t>
                      </w:r>
                      <w:fldSimple w:instr=" SEQ Table \* ARABIC ">
                        <w:r w:rsidR="00F01BB8">
                          <w:rPr>
                            <w:noProof/>
                          </w:rPr>
                          <w:t>15</w:t>
                        </w:r>
                      </w:fldSimple>
                      <w:r>
                        <w:t>: APPENDIX A: Standardized Values for Percentage of County Below Poverty in IMU Score</w:t>
                      </w:r>
                      <w:bookmarkEnd w:id="66"/>
                    </w:p>
                  </w:txbxContent>
                </v:textbox>
                <w10:wrap type="square" anchorx="margin"/>
              </v:shape>
            </w:pict>
          </mc:Fallback>
        </mc:AlternateContent>
      </w:r>
    </w:p>
    <w:p w14:paraId="747F91A3" w14:textId="5CC4FD59" w:rsidR="00615FB5" w:rsidRPr="00464613" w:rsidRDefault="00615FB5" w:rsidP="00D12D76">
      <w:pPr>
        <w:jc w:val="center"/>
        <w:rPr>
          <w:rFonts w:ascii="Calibri" w:hAnsi="Calibri" w:cs="Calibri"/>
          <w:b/>
          <w:bCs/>
          <w:sz w:val="28"/>
          <w:szCs w:val="28"/>
        </w:rPr>
      </w:pPr>
      <w:r w:rsidRPr="00464613">
        <w:rPr>
          <w:rFonts w:ascii="Calibri" w:hAnsi="Calibri" w:cs="Calibri"/>
          <w:b/>
          <w:bCs/>
          <w:sz w:val="28"/>
          <w:szCs w:val="28"/>
        </w:rPr>
        <w:lastRenderedPageBreak/>
        <w:t>Percentage of Population Aged 65 and Older</w:t>
      </w:r>
      <w:r>
        <w:rPr>
          <w:rFonts w:ascii="Calibri" w:hAnsi="Calibri" w:cs="Calibri"/>
          <w:b/>
          <w:bCs/>
          <w:sz w:val="28"/>
          <w:szCs w:val="28"/>
        </w:rPr>
        <w:t xml:space="preserve">  </w:t>
      </w:r>
      <w:r>
        <w:rPr>
          <w:rStyle w:val="FootnoteReference"/>
          <w:rFonts w:ascii="Calibri" w:hAnsi="Calibri" w:cs="Calibri"/>
          <w:b/>
          <w:bCs/>
          <w:sz w:val="28"/>
          <w:szCs w:val="28"/>
        </w:rPr>
        <w:footnoteReference w:id="12"/>
      </w:r>
    </w:p>
    <w:p w14:paraId="13153933" w14:textId="0FB69560" w:rsidR="00464613" w:rsidRDefault="00887D81" w:rsidP="00464613">
      <w:pPr>
        <w:jc w:val="center"/>
        <w:rPr>
          <w:rFonts w:ascii="Calibri" w:hAnsi="Calibri" w:cs="Calibri"/>
          <w:b/>
          <w:bCs/>
          <w:sz w:val="28"/>
          <w:szCs w:val="28"/>
        </w:rPr>
      </w:pPr>
      <w:r w:rsidRPr="00146244">
        <w:rPr>
          <w:noProof/>
        </w:rPr>
        <w:drawing>
          <wp:anchor distT="0" distB="0" distL="114300" distR="114300" simplePos="0" relativeHeight="251659264" behindDoc="0" locked="0" layoutInCell="1" allowOverlap="1" wp14:anchorId="06B9B646" wp14:editId="3D3FAAD9">
            <wp:simplePos x="0" y="0"/>
            <wp:positionH relativeFrom="margin">
              <wp:posOffset>1052195</wp:posOffset>
            </wp:positionH>
            <wp:positionV relativeFrom="paragraph">
              <wp:posOffset>96520</wp:posOffset>
            </wp:positionV>
            <wp:extent cx="3930015" cy="6764020"/>
            <wp:effectExtent l="0" t="0" r="0" b="0"/>
            <wp:wrapSquare wrapText="bothSides"/>
            <wp:docPr id="1963726880"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6880" name="Picture 1" descr="A table with numbers and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30015" cy="6764020"/>
                    </a:xfrm>
                    <a:prstGeom prst="rect">
                      <a:avLst/>
                    </a:prstGeom>
                  </pic:spPr>
                </pic:pic>
              </a:graphicData>
            </a:graphic>
            <wp14:sizeRelH relativeFrom="page">
              <wp14:pctWidth>0</wp14:pctWidth>
            </wp14:sizeRelH>
            <wp14:sizeRelV relativeFrom="page">
              <wp14:pctHeight>0</wp14:pctHeight>
            </wp14:sizeRelV>
          </wp:anchor>
        </w:drawing>
      </w:r>
    </w:p>
    <w:p w14:paraId="256D8375" w14:textId="04E4614B" w:rsidR="00464613" w:rsidRDefault="00464613" w:rsidP="00464613">
      <w:pPr>
        <w:jc w:val="center"/>
        <w:rPr>
          <w:rFonts w:ascii="Calibri" w:hAnsi="Calibri" w:cs="Calibri"/>
          <w:b/>
          <w:bCs/>
          <w:sz w:val="28"/>
          <w:szCs w:val="28"/>
        </w:rPr>
      </w:pPr>
    </w:p>
    <w:p w14:paraId="6FB629E8" w14:textId="1E3B48BD" w:rsidR="00464613" w:rsidRDefault="00464613" w:rsidP="00464613">
      <w:pPr>
        <w:jc w:val="center"/>
        <w:rPr>
          <w:rFonts w:ascii="Calibri" w:hAnsi="Calibri" w:cs="Calibri"/>
          <w:b/>
          <w:bCs/>
          <w:sz w:val="28"/>
          <w:szCs w:val="28"/>
        </w:rPr>
      </w:pPr>
    </w:p>
    <w:p w14:paraId="5BD70C0D" w14:textId="4EF14ED1" w:rsidR="00464613" w:rsidRDefault="00464613" w:rsidP="00464613">
      <w:pPr>
        <w:jc w:val="center"/>
        <w:rPr>
          <w:rFonts w:ascii="Calibri" w:hAnsi="Calibri" w:cs="Calibri"/>
          <w:b/>
          <w:bCs/>
          <w:sz w:val="28"/>
          <w:szCs w:val="28"/>
        </w:rPr>
      </w:pPr>
    </w:p>
    <w:p w14:paraId="77B53481" w14:textId="77777777" w:rsidR="00464613" w:rsidRDefault="00464613" w:rsidP="00464613">
      <w:pPr>
        <w:jc w:val="center"/>
        <w:rPr>
          <w:rFonts w:ascii="Calibri" w:hAnsi="Calibri" w:cs="Calibri"/>
          <w:b/>
          <w:bCs/>
          <w:sz w:val="28"/>
          <w:szCs w:val="28"/>
        </w:rPr>
      </w:pPr>
    </w:p>
    <w:p w14:paraId="52163E82" w14:textId="77777777" w:rsidR="00464613" w:rsidRDefault="00464613" w:rsidP="00464613">
      <w:pPr>
        <w:jc w:val="center"/>
        <w:rPr>
          <w:rFonts w:ascii="Calibri" w:hAnsi="Calibri" w:cs="Calibri"/>
          <w:b/>
          <w:bCs/>
          <w:sz w:val="28"/>
          <w:szCs w:val="28"/>
        </w:rPr>
      </w:pPr>
    </w:p>
    <w:p w14:paraId="632A7289" w14:textId="77777777" w:rsidR="00464613" w:rsidRDefault="00464613" w:rsidP="00464613">
      <w:pPr>
        <w:jc w:val="center"/>
        <w:rPr>
          <w:rFonts w:ascii="Calibri" w:hAnsi="Calibri" w:cs="Calibri"/>
          <w:b/>
          <w:bCs/>
          <w:sz w:val="28"/>
          <w:szCs w:val="28"/>
        </w:rPr>
      </w:pPr>
    </w:p>
    <w:p w14:paraId="2F440203" w14:textId="77777777" w:rsidR="00464613" w:rsidRDefault="00464613" w:rsidP="00464613">
      <w:pPr>
        <w:jc w:val="center"/>
        <w:rPr>
          <w:rFonts w:ascii="Calibri" w:hAnsi="Calibri" w:cs="Calibri"/>
          <w:b/>
          <w:bCs/>
          <w:sz w:val="28"/>
          <w:szCs w:val="28"/>
        </w:rPr>
      </w:pPr>
    </w:p>
    <w:p w14:paraId="3649BFDC" w14:textId="77777777" w:rsidR="00464613" w:rsidRDefault="00464613" w:rsidP="00464613">
      <w:pPr>
        <w:jc w:val="center"/>
        <w:rPr>
          <w:rFonts w:ascii="Calibri" w:hAnsi="Calibri" w:cs="Calibri"/>
          <w:b/>
          <w:bCs/>
          <w:sz w:val="28"/>
          <w:szCs w:val="28"/>
        </w:rPr>
      </w:pPr>
    </w:p>
    <w:p w14:paraId="5AF2AC2F" w14:textId="2504F400" w:rsidR="00464613" w:rsidRDefault="00464613" w:rsidP="00464613">
      <w:pPr>
        <w:jc w:val="center"/>
        <w:rPr>
          <w:rFonts w:ascii="Calibri" w:hAnsi="Calibri" w:cs="Calibri"/>
          <w:b/>
          <w:bCs/>
          <w:sz w:val="28"/>
          <w:szCs w:val="28"/>
        </w:rPr>
      </w:pPr>
    </w:p>
    <w:p w14:paraId="4B173F0F" w14:textId="44CFAEC7" w:rsidR="00464613" w:rsidRDefault="00464613" w:rsidP="00464613">
      <w:pPr>
        <w:jc w:val="center"/>
        <w:rPr>
          <w:rFonts w:ascii="Calibri" w:hAnsi="Calibri" w:cs="Calibri"/>
          <w:b/>
          <w:bCs/>
          <w:sz w:val="28"/>
          <w:szCs w:val="28"/>
        </w:rPr>
      </w:pPr>
    </w:p>
    <w:p w14:paraId="79D6917A" w14:textId="02713737" w:rsidR="00C115C9" w:rsidRDefault="00C115C9"/>
    <w:p w14:paraId="57EFF2AD" w14:textId="398633A7" w:rsidR="00C115C9" w:rsidRDefault="00C115C9"/>
    <w:p w14:paraId="169B1C68" w14:textId="77777777" w:rsidR="00C115C9" w:rsidRDefault="00C115C9"/>
    <w:p w14:paraId="61B348C1" w14:textId="77777777" w:rsidR="00464613" w:rsidRDefault="00464613" w:rsidP="00464613">
      <w:pPr>
        <w:jc w:val="center"/>
        <w:rPr>
          <w:rFonts w:ascii="Calibri" w:hAnsi="Calibri" w:cs="Calibri"/>
          <w:b/>
          <w:bCs/>
          <w:sz w:val="28"/>
          <w:szCs w:val="28"/>
        </w:rPr>
      </w:pPr>
    </w:p>
    <w:p w14:paraId="7986F8C7" w14:textId="77777777" w:rsidR="00464613" w:rsidRDefault="00464613" w:rsidP="00464613">
      <w:pPr>
        <w:jc w:val="center"/>
        <w:rPr>
          <w:rFonts w:ascii="Calibri" w:hAnsi="Calibri" w:cs="Calibri"/>
          <w:b/>
          <w:bCs/>
          <w:sz w:val="28"/>
          <w:szCs w:val="28"/>
        </w:rPr>
      </w:pPr>
    </w:p>
    <w:p w14:paraId="6EAE2780" w14:textId="77777777" w:rsidR="00464613" w:rsidRDefault="00464613" w:rsidP="00464613">
      <w:pPr>
        <w:jc w:val="center"/>
        <w:rPr>
          <w:rFonts w:ascii="Calibri" w:hAnsi="Calibri" w:cs="Calibri"/>
          <w:b/>
          <w:bCs/>
          <w:sz w:val="28"/>
          <w:szCs w:val="28"/>
        </w:rPr>
      </w:pPr>
    </w:p>
    <w:p w14:paraId="140DB005" w14:textId="77777777" w:rsidR="00464613" w:rsidRDefault="00464613" w:rsidP="00615FB5">
      <w:pPr>
        <w:rPr>
          <w:rFonts w:ascii="Calibri" w:hAnsi="Calibri" w:cs="Calibri"/>
          <w:b/>
          <w:bCs/>
          <w:sz w:val="28"/>
          <w:szCs w:val="28"/>
        </w:rPr>
      </w:pPr>
    </w:p>
    <w:p w14:paraId="7FD9182A" w14:textId="77777777" w:rsidR="00023081" w:rsidRDefault="00023081" w:rsidP="00023081">
      <w:pPr>
        <w:jc w:val="center"/>
        <w:rPr>
          <w:rFonts w:ascii="Calibri" w:hAnsi="Calibri" w:cs="Calibri"/>
          <w:b/>
          <w:bCs/>
          <w:sz w:val="28"/>
          <w:szCs w:val="28"/>
        </w:rPr>
      </w:pPr>
    </w:p>
    <w:p w14:paraId="6079C013" w14:textId="77777777" w:rsidR="00023081" w:rsidRDefault="00023081" w:rsidP="00023081">
      <w:pPr>
        <w:jc w:val="center"/>
        <w:rPr>
          <w:rFonts w:ascii="Calibri" w:hAnsi="Calibri" w:cs="Calibri"/>
          <w:b/>
          <w:bCs/>
          <w:sz w:val="28"/>
          <w:szCs w:val="28"/>
        </w:rPr>
      </w:pPr>
    </w:p>
    <w:p w14:paraId="68644766" w14:textId="3B9D6840" w:rsidR="009B50A2" w:rsidRDefault="00D12D76" w:rsidP="00023081">
      <w:pPr>
        <w:jc w:val="center"/>
        <w:rPr>
          <w:rFonts w:ascii="Calibri" w:hAnsi="Calibri" w:cs="Calibri"/>
          <w:b/>
          <w:bCs/>
          <w:sz w:val="28"/>
          <w:szCs w:val="28"/>
        </w:rPr>
      </w:pPr>
      <w:r>
        <w:rPr>
          <w:noProof/>
        </w:rPr>
        <mc:AlternateContent>
          <mc:Choice Requires="wps">
            <w:drawing>
              <wp:anchor distT="0" distB="0" distL="114300" distR="114300" simplePos="0" relativeHeight="251691008" behindDoc="0" locked="0" layoutInCell="1" allowOverlap="1" wp14:anchorId="7FB6ACCE" wp14:editId="221CBAA6">
                <wp:simplePos x="0" y="0"/>
                <wp:positionH relativeFrom="column">
                  <wp:posOffset>320040</wp:posOffset>
                </wp:positionH>
                <wp:positionV relativeFrom="paragraph">
                  <wp:posOffset>542925</wp:posOffset>
                </wp:positionV>
                <wp:extent cx="5768340" cy="635"/>
                <wp:effectExtent l="0" t="0" r="3810" b="0"/>
                <wp:wrapSquare wrapText="bothSides"/>
                <wp:docPr id="543486152" name="Text Box 1"/>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4930B365" w14:textId="140FE21B" w:rsidR="00AB6066" w:rsidRPr="00DD694E" w:rsidRDefault="00AB6066" w:rsidP="00887D81">
                            <w:pPr>
                              <w:pStyle w:val="Caption"/>
                              <w:rPr>
                                <w:noProof/>
                                <w:sz w:val="22"/>
                                <w:szCs w:val="22"/>
                              </w:rPr>
                            </w:pPr>
                            <w:bookmarkStart w:id="67" w:name="_Toc183787916"/>
                            <w:r>
                              <w:t xml:space="preserve">Table </w:t>
                            </w:r>
                            <w:fldSimple w:instr=" SEQ Table \* ARABIC ">
                              <w:r w:rsidR="00F01BB8">
                                <w:rPr>
                                  <w:noProof/>
                                </w:rPr>
                                <w:t>16</w:t>
                              </w:r>
                            </w:fldSimple>
                            <w:r>
                              <w:t>: APPENDIX A: Standardized Values for Percent of Population Aged 65 and Older in IMU Score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6ACCE" id="_x0000_s1030" type="#_x0000_t202" style="position:absolute;left:0;text-align:left;margin-left:25.2pt;margin-top:42.75pt;width:454.2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NLGgIAAD8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" stroked="f">
                <v:textbox style="mso-fit-shape-to-text:t" inset="0,0,0,0">
                  <w:txbxContent>
                    <w:p w14:paraId="4930B365" w14:textId="140FE21B" w:rsidR="00AB6066" w:rsidRPr="00DD694E" w:rsidRDefault="00AB6066" w:rsidP="00887D81">
                      <w:pPr>
                        <w:pStyle w:val="Caption"/>
                        <w:rPr>
                          <w:noProof/>
                          <w:sz w:val="22"/>
                          <w:szCs w:val="22"/>
                        </w:rPr>
                      </w:pPr>
                      <w:bookmarkStart w:id="68" w:name="_Toc183787916"/>
                      <w:r>
                        <w:t xml:space="preserve">Table </w:t>
                      </w:r>
                      <w:fldSimple w:instr=" SEQ Table \* ARABIC ">
                        <w:r w:rsidR="00F01BB8">
                          <w:rPr>
                            <w:noProof/>
                          </w:rPr>
                          <w:t>16</w:t>
                        </w:r>
                      </w:fldSimple>
                      <w:r>
                        <w:t>: APPENDIX A: Standardized Values for Percent of Population Aged 65 and Older in IMU Score</w:t>
                      </w:r>
                      <w:bookmarkEnd w:id="68"/>
                    </w:p>
                  </w:txbxContent>
                </v:textbox>
                <w10:wrap type="square"/>
              </v:shape>
            </w:pict>
          </mc:Fallback>
        </mc:AlternateContent>
      </w:r>
    </w:p>
    <w:p w14:paraId="7AC2AB38" w14:textId="5D47D963" w:rsidR="00464613" w:rsidRPr="00464613" w:rsidRDefault="00464613" w:rsidP="00D12D76">
      <w:pPr>
        <w:jc w:val="center"/>
        <w:rPr>
          <w:rFonts w:ascii="Calibri" w:hAnsi="Calibri" w:cs="Calibri"/>
          <w:b/>
          <w:bCs/>
          <w:sz w:val="28"/>
          <w:szCs w:val="28"/>
        </w:rPr>
      </w:pPr>
      <w:r w:rsidRPr="00464613">
        <w:rPr>
          <w:rFonts w:ascii="Calibri" w:hAnsi="Calibri" w:cs="Calibri"/>
          <w:b/>
          <w:bCs/>
          <w:sz w:val="28"/>
          <w:szCs w:val="28"/>
        </w:rPr>
        <w:lastRenderedPageBreak/>
        <w:t xml:space="preserve">Infant </w:t>
      </w:r>
      <w:r w:rsidR="00BB4041">
        <w:rPr>
          <w:rFonts w:ascii="Calibri" w:hAnsi="Calibri" w:cs="Calibri"/>
          <w:b/>
          <w:bCs/>
          <w:sz w:val="28"/>
          <w:szCs w:val="28"/>
        </w:rPr>
        <w:t>Mortality</w:t>
      </w:r>
      <w:r w:rsidRPr="00464613">
        <w:rPr>
          <w:rFonts w:ascii="Calibri" w:hAnsi="Calibri" w:cs="Calibri"/>
          <w:b/>
          <w:bCs/>
          <w:sz w:val="28"/>
          <w:szCs w:val="28"/>
        </w:rPr>
        <w:t xml:space="preserve"> Rate</w:t>
      </w:r>
      <w:r w:rsidR="00023081">
        <w:rPr>
          <w:rFonts w:ascii="Calibri" w:hAnsi="Calibri" w:cs="Calibri"/>
          <w:b/>
          <w:bCs/>
          <w:sz w:val="28"/>
          <w:szCs w:val="28"/>
        </w:rPr>
        <w:t xml:space="preserve">  </w:t>
      </w:r>
      <w:r w:rsidR="00023081">
        <w:rPr>
          <w:rStyle w:val="FootnoteReference"/>
          <w:rFonts w:ascii="Calibri" w:hAnsi="Calibri" w:cs="Calibri"/>
          <w:b/>
          <w:bCs/>
          <w:sz w:val="28"/>
          <w:szCs w:val="28"/>
        </w:rPr>
        <w:footnoteReference w:id="13"/>
      </w:r>
    </w:p>
    <w:p w14:paraId="4DAB4207" w14:textId="5CAB6C61" w:rsidR="00C115C9" w:rsidRDefault="00023081">
      <w:r w:rsidRPr="00146244">
        <w:rPr>
          <w:noProof/>
        </w:rPr>
        <w:drawing>
          <wp:anchor distT="0" distB="0" distL="114300" distR="114300" simplePos="0" relativeHeight="251660288" behindDoc="0" locked="0" layoutInCell="1" allowOverlap="1" wp14:anchorId="44A7C98F" wp14:editId="1323B8ED">
            <wp:simplePos x="0" y="0"/>
            <wp:positionH relativeFrom="column">
              <wp:posOffset>1470660</wp:posOffset>
            </wp:positionH>
            <wp:positionV relativeFrom="paragraph">
              <wp:posOffset>60325</wp:posOffset>
            </wp:positionV>
            <wp:extent cx="3222625" cy="7086600"/>
            <wp:effectExtent l="0" t="0" r="0" b="0"/>
            <wp:wrapSquare wrapText="bothSides"/>
            <wp:docPr id="651491306" name="Picture 1" descr="A table of numbers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1306" name="Picture 1" descr="A table of numbers with numbers on i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22625" cy="7086600"/>
                    </a:xfrm>
                    <a:prstGeom prst="rect">
                      <a:avLst/>
                    </a:prstGeom>
                  </pic:spPr>
                </pic:pic>
              </a:graphicData>
            </a:graphic>
            <wp14:sizeRelH relativeFrom="page">
              <wp14:pctWidth>0</wp14:pctWidth>
            </wp14:sizeRelH>
            <wp14:sizeRelV relativeFrom="page">
              <wp14:pctHeight>0</wp14:pctHeight>
            </wp14:sizeRelV>
          </wp:anchor>
        </w:drawing>
      </w:r>
    </w:p>
    <w:p w14:paraId="02A05E05" w14:textId="4531266F" w:rsidR="00464613" w:rsidRDefault="00464613" w:rsidP="00464613">
      <w:pPr>
        <w:jc w:val="center"/>
        <w:rPr>
          <w:rFonts w:ascii="Calibri" w:hAnsi="Calibri" w:cs="Calibri"/>
          <w:b/>
          <w:bCs/>
          <w:sz w:val="24"/>
          <w:szCs w:val="24"/>
        </w:rPr>
      </w:pPr>
    </w:p>
    <w:p w14:paraId="06B87447" w14:textId="77777777" w:rsidR="00464613" w:rsidRDefault="00464613" w:rsidP="00464613">
      <w:pPr>
        <w:jc w:val="center"/>
        <w:rPr>
          <w:rFonts w:ascii="Calibri" w:hAnsi="Calibri" w:cs="Calibri"/>
          <w:b/>
          <w:bCs/>
          <w:sz w:val="24"/>
          <w:szCs w:val="24"/>
        </w:rPr>
      </w:pPr>
    </w:p>
    <w:p w14:paraId="679732E5" w14:textId="77777777" w:rsidR="00464613" w:rsidRDefault="00464613" w:rsidP="00464613">
      <w:pPr>
        <w:jc w:val="center"/>
        <w:rPr>
          <w:rFonts w:ascii="Calibri" w:hAnsi="Calibri" w:cs="Calibri"/>
          <w:b/>
          <w:bCs/>
          <w:sz w:val="24"/>
          <w:szCs w:val="24"/>
        </w:rPr>
      </w:pPr>
    </w:p>
    <w:p w14:paraId="4257C15E" w14:textId="77777777" w:rsidR="00464613" w:rsidRDefault="00464613" w:rsidP="00464613">
      <w:pPr>
        <w:jc w:val="center"/>
        <w:rPr>
          <w:rFonts w:ascii="Calibri" w:hAnsi="Calibri" w:cs="Calibri"/>
          <w:b/>
          <w:bCs/>
          <w:sz w:val="24"/>
          <w:szCs w:val="24"/>
        </w:rPr>
      </w:pPr>
    </w:p>
    <w:p w14:paraId="5254DD88" w14:textId="77777777" w:rsidR="00464613" w:rsidRDefault="00464613" w:rsidP="00464613">
      <w:pPr>
        <w:jc w:val="center"/>
        <w:rPr>
          <w:rFonts w:ascii="Calibri" w:hAnsi="Calibri" w:cs="Calibri"/>
          <w:b/>
          <w:bCs/>
          <w:sz w:val="24"/>
          <w:szCs w:val="24"/>
        </w:rPr>
      </w:pPr>
    </w:p>
    <w:p w14:paraId="134DBB38" w14:textId="77777777" w:rsidR="00464613" w:rsidRDefault="00464613" w:rsidP="00464613">
      <w:pPr>
        <w:jc w:val="center"/>
        <w:rPr>
          <w:rFonts w:ascii="Calibri" w:hAnsi="Calibri" w:cs="Calibri"/>
          <w:b/>
          <w:bCs/>
          <w:sz w:val="24"/>
          <w:szCs w:val="24"/>
        </w:rPr>
      </w:pPr>
    </w:p>
    <w:p w14:paraId="2281C188" w14:textId="77777777" w:rsidR="00464613" w:rsidRDefault="00464613" w:rsidP="00464613">
      <w:pPr>
        <w:jc w:val="center"/>
        <w:rPr>
          <w:rFonts w:ascii="Calibri" w:hAnsi="Calibri" w:cs="Calibri"/>
          <w:b/>
          <w:bCs/>
          <w:sz w:val="24"/>
          <w:szCs w:val="24"/>
        </w:rPr>
      </w:pPr>
    </w:p>
    <w:p w14:paraId="46EC3EB2" w14:textId="77777777" w:rsidR="00464613" w:rsidRDefault="00464613" w:rsidP="00464613">
      <w:pPr>
        <w:jc w:val="center"/>
        <w:rPr>
          <w:rFonts w:ascii="Calibri" w:hAnsi="Calibri" w:cs="Calibri"/>
          <w:b/>
          <w:bCs/>
          <w:sz w:val="24"/>
          <w:szCs w:val="24"/>
        </w:rPr>
      </w:pPr>
    </w:p>
    <w:p w14:paraId="34152658" w14:textId="77777777" w:rsidR="00464613" w:rsidRDefault="00464613" w:rsidP="00464613">
      <w:pPr>
        <w:jc w:val="center"/>
        <w:rPr>
          <w:rFonts w:ascii="Calibri" w:hAnsi="Calibri" w:cs="Calibri"/>
          <w:b/>
          <w:bCs/>
          <w:sz w:val="24"/>
          <w:szCs w:val="24"/>
        </w:rPr>
      </w:pPr>
    </w:p>
    <w:p w14:paraId="2A278E53" w14:textId="77777777" w:rsidR="00464613" w:rsidRDefault="00464613" w:rsidP="00464613">
      <w:pPr>
        <w:jc w:val="center"/>
        <w:rPr>
          <w:rFonts w:ascii="Calibri" w:hAnsi="Calibri" w:cs="Calibri"/>
          <w:b/>
          <w:bCs/>
          <w:sz w:val="24"/>
          <w:szCs w:val="24"/>
        </w:rPr>
      </w:pPr>
    </w:p>
    <w:p w14:paraId="70EF3E08" w14:textId="77777777" w:rsidR="00464613" w:rsidRDefault="00464613" w:rsidP="00464613">
      <w:pPr>
        <w:jc w:val="center"/>
        <w:rPr>
          <w:rFonts w:ascii="Calibri" w:hAnsi="Calibri" w:cs="Calibri"/>
          <w:b/>
          <w:bCs/>
          <w:sz w:val="24"/>
          <w:szCs w:val="24"/>
        </w:rPr>
      </w:pPr>
    </w:p>
    <w:p w14:paraId="186C444D" w14:textId="77777777" w:rsidR="00464613" w:rsidRDefault="00464613" w:rsidP="00464613">
      <w:pPr>
        <w:jc w:val="center"/>
        <w:rPr>
          <w:rFonts w:ascii="Calibri" w:hAnsi="Calibri" w:cs="Calibri"/>
          <w:b/>
          <w:bCs/>
          <w:sz w:val="24"/>
          <w:szCs w:val="24"/>
        </w:rPr>
      </w:pPr>
    </w:p>
    <w:p w14:paraId="66C49131" w14:textId="77777777" w:rsidR="00464613" w:rsidRDefault="00464613" w:rsidP="00464613">
      <w:pPr>
        <w:jc w:val="center"/>
        <w:rPr>
          <w:rFonts w:ascii="Calibri" w:hAnsi="Calibri" w:cs="Calibri"/>
          <w:b/>
          <w:bCs/>
          <w:sz w:val="24"/>
          <w:szCs w:val="24"/>
        </w:rPr>
      </w:pPr>
    </w:p>
    <w:p w14:paraId="7348BB87" w14:textId="77777777" w:rsidR="00464613" w:rsidRDefault="00464613" w:rsidP="00464613">
      <w:pPr>
        <w:jc w:val="center"/>
        <w:rPr>
          <w:rFonts w:ascii="Calibri" w:hAnsi="Calibri" w:cs="Calibri"/>
          <w:b/>
          <w:bCs/>
          <w:sz w:val="24"/>
          <w:szCs w:val="24"/>
        </w:rPr>
      </w:pPr>
    </w:p>
    <w:p w14:paraId="1C574FC7" w14:textId="77777777" w:rsidR="00464613" w:rsidRDefault="00464613" w:rsidP="00464613">
      <w:pPr>
        <w:jc w:val="center"/>
        <w:rPr>
          <w:rFonts w:ascii="Calibri" w:hAnsi="Calibri" w:cs="Calibri"/>
          <w:b/>
          <w:bCs/>
          <w:sz w:val="24"/>
          <w:szCs w:val="24"/>
        </w:rPr>
      </w:pPr>
    </w:p>
    <w:p w14:paraId="70EFC717" w14:textId="77777777" w:rsidR="00464613" w:rsidRDefault="00464613" w:rsidP="00464613">
      <w:pPr>
        <w:jc w:val="center"/>
        <w:rPr>
          <w:rFonts w:ascii="Calibri" w:hAnsi="Calibri" w:cs="Calibri"/>
          <w:b/>
          <w:bCs/>
          <w:sz w:val="24"/>
          <w:szCs w:val="24"/>
        </w:rPr>
      </w:pPr>
    </w:p>
    <w:p w14:paraId="07BAFC3A" w14:textId="77777777" w:rsidR="00464613" w:rsidRDefault="00464613" w:rsidP="00464613">
      <w:pPr>
        <w:jc w:val="center"/>
        <w:rPr>
          <w:rFonts w:ascii="Calibri" w:hAnsi="Calibri" w:cs="Calibri"/>
          <w:b/>
          <w:bCs/>
          <w:sz w:val="24"/>
          <w:szCs w:val="24"/>
        </w:rPr>
      </w:pPr>
    </w:p>
    <w:p w14:paraId="3FBDA67D" w14:textId="77777777" w:rsidR="00464613" w:rsidRDefault="00464613" w:rsidP="00464613">
      <w:pPr>
        <w:jc w:val="center"/>
        <w:rPr>
          <w:rFonts w:ascii="Calibri" w:hAnsi="Calibri" w:cs="Calibri"/>
          <w:b/>
          <w:bCs/>
          <w:sz w:val="24"/>
          <w:szCs w:val="24"/>
        </w:rPr>
      </w:pPr>
    </w:p>
    <w:p w14:paraId="10A12EBA" w14:textId="77777777" w:rsidR="00464613" w:rsidRDefault="00464613" w:rsidP="00464613">
      <w:pPr>
        <w:jc w:val="center"/>
        <w:rPr>
          <w:rFonts w:ascii="Calibri" w:hAnsi="Calibri" w:cs="Calibri"/>
          <w:b/>
          <w:bCs/>
          <w:sz w:val="24"/>
          <w:szCs w:val="24"/>
        </w:rPr>
      </w:pPr>
    </w:p>
    <w:p w14:paraId="5C6956D1" w14:textId="77777777" w:rsidR="00464613" w:rsidRDefault="00464613" w:rsidP="00464613">
      <w:pPr>
        <w:jc w:val="center"/>
        <w:rPr>
          <w:rFonts w:ascii="Calibri" w:hAnsi="Calibri" w:cs="Calibri"/>
          <w:b/>
          <w:bCs/>
          <w:sz w:val="24"/>
          <w:szCs w:val="24"/>
        </w:rPr>
      </w:pPr>
    </w:p>
    <w:p w14:paraId="2D7FCD52" w14:textId="77777777" w:rsidR="00023081" w:rsidRDefault="00023081" w:rsidP="00023081">
      <w:pPr>
        <w:rPr>
          <w:rFonts w:ascii="Calibri" w:hAnsi="Calibri" w:cs="Calibri"/>
          <w:b/>
          <w:bCs/>
          <w:sz w:val="24"/>
          <w:szCs w:val="24"/>
        </w:rPr>
      </w:pPr>
    </w:p>
    <w:p w14:paraId="0F57CC63" w14:textId="1A3E228F" w:rsidR="00615FB5" w:rsidRDefault="00615FB5" w:rsidP="00023081">
      <w:pPr>
        <w:jc w:val="center"/>
        <w:rPr>
          <w:rFonts w:ascii="Calibri" w:hAnsi="Calibri" w:cs="Calibri"/>
          <w:b/>
          <w:bCs/>
          <w:sz w:val="28"/>
          <w:szCs w:val="28"/>
        </w:rPr>
      </w:pPr>
    </w:p>
    <w:p w14:paraId="1FA027F4" w14:textId="5CC07EB8" w:rsidR="00615FB5" w:rsidRDefault="00D12D76" w:rsidP="00023081">
      <w:pPr>
        <w:jc w:val="center"/>
        <w:rPr>
          <w:rFonts w:ascii="Calibri" w:hAnsi="Calibri" w:cs="Calibri"/>
          <w:b/>
          <w:bCs/>
          <w:sz w:val="28"/>
          <w:szCs w:val="28"/>
        </w:rPr>
      </w:pPr>
      <w:r>
        <w:rPr>
          <w:noProof/>
        </w:rPr>
        <mc:AlternateContent>
          <mc:Choice Requires="wps">
            <w:drawing>
              <wp:anchor distT="0" distB="0" distL="114300" distR="114300" simplePos="0" relativeHeight="251693056" behindDoc="0" locked="0" layoutInCell="1" allowOverlap="1" wp14:anchorId="0B5F4E78" wp14:editId="1848285C">
                <wp:simplePos x="0" y="0"/>
                <wp:positionH relativeFrom="margin">
                  <wp:posOffset>137160</wp:posOffset>
                </wp:positionH>
                <wp:positionV relativeFrom="paragraph">
                  <wp:posOffset>282575</wp:posOffset>
                </wp:positionV>
                <wp:extent cx="4602480" cy="152400"/>
                <wp:effectExtent l="0" t="0" r="7620" b="0"/>
                <wp:wrapSquare wrapText="bothSides"/>
                <wp:docPr id="290890013" name="Text Box 1"/>
                <wp:cNvGraphicFramePr/>
                <a:graphic xmlns:a="http://schemas.openxmlformats.org/drawingml/2006/main">
                  <a:graphicData uri="http://schemas.microsoft.com/office/word/2010/wordprocessingShape">
                    <wps:wsp>
                      <wps:cNvSpPr txBox="1"/>
                      <wps:spPr>
                        <a:xfrm>
                          <a:off x="0" y="0"/>
                          <a:ext cx="4602480" cy="152400"/>
                        </a:xfrm>
                        <a:prstGeom prst="rect">
                          <a:avLst/>
                        </a:prstGeom>
                        <a:solidFill>
                          <a:prstClr val="white"/>
                        </a:solidFill>
                        <a:ln>
                          <a:noFill/>
                        </a:ln>
                      </wps:spPr>
                      <wps:txbx>
                        <w:txbxContent>
                          <w:p w14:paraId="38482703" w14:textId="1D62CAEC" w:rsidR="00AB6066" w:rsidRPr="00A96C7E" w:rsidRDefault="00AB6066" w:rsidP="00887D81">
                            <w:pPr>
                              <w:pStyle w:val="Caption"/>
                              <w:rPr>
                                <w:noProof/>
                                <w:sz w:val="22"/>
                                <w:szCs w:val="22"/>
                              </w:rPr>
                            </w:pPr>
                            <w:bookmarkStart w:id="69" w:name="_Toc183787917"/>
                            <w:r>
                              <w:t xml:space="preserve">Table </w:t>
                            </w:r>
                            <w:fldSimple w:instr=" SEQ Table \* ARABIC ">
                              <w:r w:rsidR="00F01BB8">
                                <w:rPr>
                                  <w:noProof/>
                                </w:rPr>
                                <w:t>17</w:t>
                              </w:r>
                            </w:fldSimple>
                            <w:r>
                              <w:t>: APPENDIX A:  Standardized Values for County's Infant Mortality Rate in IMU Score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F4E78" id="_x0000_s1031" type="#_x0000_t202" style="position:absolute;left:0;text-align:left;margin-left:10.8pt;margin-top:22.25pt;width:362.4pt;height:1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" stroked="f">
                <v:textbox inset="0,0,0,0">
                  <w:txbxContent>
                    <w:p w14:paraId="38482703" w14:textId="1D62CAEC" w:rsidR="00AB6066" w:rsidRPr="00A96C7E" w:rsidRDefault="00AB6066" w:rsidP="00887D81">
                      <w:pPr>
                        <w:pStyle w:val="Caption"/>
                        <w:rPr>
                          <w:noProof/>
                          <w:sz w:val="22"/>
                          <w:szCs w:val="22"/>
                        </w:rPr>
                      </w:pPr>
                      <w:bookmarkStart w:id="70" w:name="_Toc183787917"/>
                      <w:r>
                        <w:t xml:space="preserve">Table </w:t>
                      </w:r>
                      <w:fldSimple w:instr=" SEQ Table \* ARABIC ">
                        <w:r w:rsidR="00F01BB8">
                          <w:rPr>
                            <w:noProof/>
                          </w:rPr>
                          <w:t>17</w:t>
                        </w:r>
                      </w:fldSimple>
                      <w:r>
                        <w:t>: APPENDIX A:  Standardized Values for County's Infant Mortality Rate in IMU Score</w:t>
                      </w:r>
                      <w:bookmarkEnd w:id="70"/>
                    </w:p>
                  </w:txbxContent>
                </v:textbox>
                <w10:wrap type="square" anchorx="margin"/>
              </v:shape>
            </w:pict>
          </mc:Fallback>
        </mc:AlternateContent>
      </w:r>
    </w:p>
    <w:p w14:paraId="7CF87EB3" w14:textId="4A3793DD" w:rsidR="00D12D76" w:rsidRDefault="00464613" w:rsidP="00D12D76">
      <w:pPr>
        <w:jc w:val="center"/>
        <w:rPr>
          <w:rFonts w:ascii="Calibri" w:hAnsi="Calibri" w:cs="Calibri"/>
          <w:b/>
          <w:bCs/>
          <w:sz w:val="28"/>
          <w:szCs w:val="28"/>
        </w:rPr>
      </w:pPr>
      <w:r w:rsidRPr="00464613">
        <w:rPr>
          <w:rFonts w:ascii="Calibri" w:hAnsi="Calibri" w:cs="Calibri"/>
          <w:b/>
          <w:bCs/>
          <w:sz w:val="28"/>
          <w:szCs w:val="28"/>
        </w:rPr>
        <w:lastRenderedPageBreak/>
        <w:t>Ratio of Full-Time Equivalent Primary Care Physicians Per 1,000 People</w:t>
      </w:r>
      <w:r w:rsidR="00023081">
        <w:rPr>
          <w:rFonts w:ascii="Calibri" w:hAnsi="Calibri" w:cs="Calibri"/>
          <w:b/>
          <w:bCs/>
          <w:sz w:val="28"/>
          <w:szCs w:val="28"/>
        </w:rPr>
        <w:t xml:space="preserve">  </w:t>
      </w:r>
      <w:r w:rsidR="00023081">
        <w:rPr>
          <w:rStyle w:val="FootnoteReference"/>
          <w:rFonts w:ascii="Calibri" w:hAnsi="Calibri" w:cs="Calibri"/>
          <w:b/>
          <w:bCs/>
          <w:sz w:val="28"/>
          <w:szCs w:val="28"/>
        </w:rPr>
        <w:footnoteReference w:id="14"/>
      </w:r>
    </w:p>
    <w:p w14:paraId="54D39F00" w14:textId="5AF9533D" w:rsidR="003E70CC" w:rsidRPr="00D12D76" w:rsidRDefault="00D12D76" w:rsidP="00D12D76">
      <w:pPr>
        <w:jc w:val="center"/>
        <w:rPr>
          <w:rFonts w:ascii="Calibri" w:hAnsi="Calibri" w:cs="Calibri"/>
          <w:b/>
          <w:bCs/>
          <w:sz w:val="28"/>
          <w:szCs w:val="28"/>
        </w:rPr>
      </w:pPr>
      <w:r>
        <w:rPr>
          <w:noProof/>
        </w:rPr>
        <mc:AlternateContent>
          <mc:Choice Requires="wps">
            <w:drawing>
              <wp:anchor distT="0" distB="0" distL="114300" distR="114300" simplePos="0" relativeHeight="251695104" behindDoc="0" locked="0" layoutInCell="1" allowOverlap="1" wp14:anchorId="29FB1FE8" wp14:editId="383802E2">
                <wp:simplePos x="0" y="0"/>
                <wp:positionH relativeFrom="column">
                  <wp:posOffset>114300</wp:posOffset>
                </wp:positionH>
                <wp:positionV relativeFrom="paragraph">
                  <wp:posOffset>6689725</wp:posOffset>
                </wp:positionV>
                <wp:extent cx="6118860" cy="635"/>
                <wp:effectExtent l="0" t="0" r="0" b="0"/>
                <wp:wrapSquare wrapText="bothSides"/>
                <wp:docPr id="903232065" name="Text Box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5EBF7636" w14:textId="7E7F4EC1" w:rsidR="00AB6066" w:rsidRPr="00696E76" w:rsidRDefault="00AB6066" w:rsidP="00D12D76">
                            <w:pPr>
                              <w:pStyle w:val="Caption"/>
                              <w:rPr>
                                <w:noProof/>
                                <w:sz w:val="22"/>
                                <w:szCs w:val="22"/>
                              </w:rPr>
                            </w:pPr>
                            <w:bookmarkStart w:id="71" w:name="_Toc183787918"/>
                            <w:r>
                              <w:t xml:space="preserve">Table </w:t>
                            </w:r>
                            <w:fldSimple w:instr=" SEQ Table \* ARABIC ">
                              <w:r w:rsidR="00F01BB8">
                                <w:rPr>
                                  <w:noProof/>
                                </w:rPr>
                                <w:t>18</w:t>
                              </w:r>
                            </w:fldSimple>
                            <w:r>
                              <w:t>: APPENDIX A: Standardized Values for Ratio of Full-Time Equivalent Physicians per 1,000 Population in IMU Score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B1FE8" id="_x0000_s1032" type="#_x0000_t202" style="position:absolute;left:0;text-align:left;margin-left:9pt;margin-top:526.75pt;width:481.8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" stroked="f">
                <v:textbox style="mso-fit-shape-to-text:t" inset="0,0,0,0">
                  <w:txbxContent>
                    <w:p w14:paraId="5EBF7636" w14:textId="7E7F4EC1" w:rsidR="00AB6066" w:rsidRPr="00696E76" w:rsidRDefault="00AB6066" w:rsidP="00D12D76">
                      <w:pPr>
                        <w:pStyle w:val="Caption"/>
                        <w:rPr>
                          <w:noProof/>
                          <w:sz w:val="22"/>
                          <w:szCs w:val="22"/>
                        </w:rPr>
                      </w:pPr>
                      <w:bookmarkStart w:id="72" w:name="_Toc183787918"/>
                      <w:r>
                        <w:t xml:space="preserve">Table </w:t>
                      </w:r>
                      <w:fldSimple w:instr=" SEQ Table \* ARABIC ">
                        <w:r w:rsidR="00F01BB8">
                          <w:rPr>
                            <w:noProof/>
                          </w:rPr>
                          <w:t>18</w:t>
                        </w:r>
                      </w:fldSimple>
                      <w:r>
                        <w:t>: APPENDIX A: Standardized Values for Ratio of Full-Time Equivalent Physicians per 1,000 Population in IMU Score</w:t>
                      </w:r>
                      <w:bookmarkEnd w:id="72"/>
                    </w:p>
                  </w:txbxContent>
                </v:textbox>
                <w10:wrap type="square"/>
              </v:shape>
            </w:pict>
          </mc:Fallback>
        </mc:AlternateContent>
      </w:r>
      <w:r w:rsidRPr="00146244">
        <w:rPr>
          <w:noProof/>
        </w:rPr>
        <w:drawing>
          <wp:anchor distT="0" distB="0" distL="114300" distR="114300" simplePos="0" relativeHeight="251661312" behindDoc="0" locked="0" layoutInCell="1" allowOverlap="1" wp14:anchorId="4D302889" wp14:editId="5107D3D5">
            <wp:simplePos x="0" y="0"/>
            <wp:positionH relativeFrom="margin">
              <wp:posOffset>944880</wp:posOffset>
            </wp:positionH>
            <wp:positionV relativeFrom="paragraph">
              <wp:posOffset>102235</wp:posOffset>
            </wp:positionV>
            <wp:extent cx="4151630" cy="6530340"/>
            <wp:effectExtent l="0" t="0" r="1270" b="3810"/>
            <wp:wrapSquare wrapText="bothSides"/>
            <wp:docPr id="427015222" name="Picture 1" descr="A table of numbers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5222" name="Picture 1" descr="A table of numbers with numbers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51630" cy="6530340"/>
                    </a:xfrm>
                    <a:prstGeom prst="rect">
                      <a:avLst/>
                    </a:prstGeom>
                  </pic:spPr>
                </pic:pic>
              </a:graphicData>
            </a:graphic>
            <wp14:sizeRelH relativeFrom="page">
              <wp14:pctWidth>0</wp14:pctWidth>
            </wp14:sizeRelH>
            <wp14:sizeRelV relativeFrom="page">
              <wp14:pctHeight>0</wp14:pctHeight>
            </wp14:sizeRelV>
          </wp:anchor>
        </w:drawing>
      </w:r>
      <w:r w:rsidR="000052EB">
        <w:br w:type="page"/>
      </w:r>
    </w:p>
    <w:p w14:paraId="008CB080" w14:textId="377AEB37" w:rsidR="00625024" w:rsidRDefault="000052EB" w:rsidP="003E70CC">
      <w:pPr>
        <w:pStyle w:val="Heading1"/>
        <w:jc w:val="center"/>
      </w:pPr>
      <w:bookmarkStart w:id="73" w:name="_Toc183787883"/>
      <w:r>
        <w:lastRenderedPageBreak/>
        <w:t>Appendix B: Omitted Counties for Logistic Regression Model</w:t>
      </w:r>
      <w:bookmarkEnd w:id="73"/>
    </w:p>
    <w:p w14:paraId="400DBBF5" w14:textId="14D81E1C" w:rsidR="000052EB" w:rsidRDefault="00D12D76" w:rsidP="000052EB">
      <w:r>
        <w:rPr>
          <w:noProof/>
        </w:rPr>
        <mc:AlternateContent>
          <mc:Choice Requires="wps">
            <w:drawing>
              <wp:anchor distT="0" distB="0" distL="114300" distR="114300" simplePos="0" relativeHeight="251697152" behindDoc="0" locked="0" layoutInCell="1" allowOverlap="1" wp14:anchorId="4207CDBF" wp14:editId="3CF8E98E">
                <wp:simplePos x="0" y="0"/>
                <wp:positionH relativeFrom="column">
                  <wp:posOffset>-89535</wp:posOffset>
                </wp:positionH>
                <wp:positionV relativeFrom="paragraph">
                  <wp:posOffset>2223135</wp:posOffset>
                </wp:positionV>
                <wp:extent cx="6450965" cy="635"/>
                <wp:effectExtent l="0" t="0" r="0" b="0"/>
                <wp:wrapSquare wrapText="bothSides"/>
                <wp:docPr id="1358317840" name="Text Box 1"/>
                <wp:cNvGraphicFramePr/>
                <a:graphic xmlns:a="http://schemas.openxmlformats.org/drawingml/2006/main">
                  <a:graphicData uri="http://schemas.microsoft.com/office/word/2010/wordprocessingShape">
                    <wps:wsp>
                      <wps:cNvSpPr txBox="1"/>
                      <wps:spPr>
                        <a:xfrm>
                          <a:off x="0" y="0"/>
                          <a:ext cx="6450965" cy="635"/>
                        </a:xfrm>
                        <a:prstGeom prst="rect">
                          <a:avLst/>
                        </a:prstGeom>
                        <a:solidFill>
                          <a:prstClr val="white"/>
                        </a:solidFill>
                        <a:ln>
                          <a:noFill/>
                        </a:ln>
                      </wps:spPr>
                      <wps:txbx>
                        <w:txbxContent>
                          <w:p w14:paraId="1EBA2869" w14:textId="57486131" w:rsidR="00AB6066" w:rsidRPr="007C38A3" w:rsidRDefault="00AB6066" w:rsidP="00D12D76">
                            <w:pPr>
                              <w:pStyle w:val="Caption"/>
                              <w:rPr>
                                <w:noProof/>
                                <w:sz w:val="22"/>
                                <w:szCs w:val="22"/>
                              </w:rPr>
                            </w:pPr>
                            <w:bookmarkStart w:id="74" w:name="_Toc183787900"/>
                            <w:r>
                              <w:t xml:space="preserve">Figure </w:t>
                            </w:r>
                            <w:fldSimple w:instr=" SEQ Figure \* ARABIC ">
                              <w:r>
                                <w:rPr>
                                  <w:noProof/>
                                </w:rPr>
                                <w:t>18</w:t>
                              </w:r>
                            </w:fldSimple>
                            <w:r>
                              <w:t>: APPENDIX B: Counties that are Omitted from Logistic Regression due to lack of data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7CDBF" id="_x0000_s1033" type="#_x0000_t202" style="position:absolute;margin-left:-7.05pt;margin-top:175.05pt;width:507.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kGw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" stroked="f">
                <v:textbox style="mso-fit-shape-to-text:t" inset="0,0,0,0">
                  <w:txbxContent>
                    <w:p w14:paraId="1EBA2869" w14:textId="57486131" w:rsidR="00AB6066" w:rsidRPr="007C38A3" w:rsidRDefault="00AB6066" w:rsidP="00D12D76">
                      <w:pPr>
                        <w:pStyle w:val="Caption"/>
                        <w:rPr>
                          <w:noProof/>
                          <w:sz w:val="22"/>
                          <w:szCs w:val="22"/>
                        </w:rPr>
                      </w:pPr>
                      <w:bookmarkStart w:id="75" w:name="_Toc183787900"/>
                      <w:r>
                        <w:t xml:space="preserve">Figure </w:t>
                      </w:r>
                      <w:fldSimple w:instr=" SEQ Figure \* ARABIC ">
                        <w:r>
                          <w:rPr>
                            <w:noProof/>
                          </w:rPr>
                          <w:t>18</w:t>
                        </w:r>
                      </w:fldSimple>
                      <w:r>
                        <w:t>: APPENDIX B: Counties that are Omitted from Logistic Regression due to lack of data</w:t>
                      </w:r>
                      <w:bookmarkEnd w:id="75"/>
                    </w:p>
                  </w:txbxContent>
                </v:textbox>
                <w10:wrap type="square"/>
              </v:shape>
            </w:pict>
          </mc:Fallback>
        </mc:AlternateContent>
      </w:r>
      <w:r w:rsidR="003E70CC" w:rsidRPr="000052EB">
        <w:rPr>
          <w:noProof/>
        </w:rPr>
        <w:drawing>
          <wp:anchor distT="0" distB="0" distL="114300" distR="114300" simplePos="0" relativeHeight="251686912" behindDoc="0" locked="0" layoutInCell="1" allowOverlap="1" wp14:anchorId="37925E7D" wp14:editId="7500954D">
            <wp:simplePos x="0" y="0"/>
            <wp:positionH relativeFrom="margin">
              <wp:posOffset>-89535</wp:posOffset>
            </wp:positionH>
            <wp:positionV relativeFrom="paragraph">
              <wp:posOffset>405765</wp:posOffset>
            </wp:positionV>
            <wp:extent cx="6450965" cy="1760220"/>
            <wp:effectExtent l="0" t="0" r="6985" b="0"/>
            <wp:wrapSquare wrapText="bothSides"/>
            <wp:docPr id="230493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363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50965" cy="1760220"/>
                    </a:xfrm>
                    <a:prstGeom prst="rect">
                      <a:avLst/>
                    </a:prstGeom>
                  </pic:spPr>
                </pic:pic>
              </a:graphicData>
            </a:graphic>
            <wp14:sizeRelH relativeFrom="page">
              <wp14:pctWidth>0</wp14:pctWidth>
            </wp14:sizeRelH>
            <wp14:sizeRelV relativeFrom="page">
              <wp14:pctHeight>0</wp14:pctHeight>
            </wp14:sizeRelV>
          </wp:anchor>
        </w:drawing>
      </w:r>
    </w:p>
    <w:p w14:paraId="32484317" w14:textId="441A0127" w:rsidR="000052EB" w:rsidRDefault="000052EB" w:rsidP="000052EB"/>
    <w:p w14:paraId="02044443" w14:textId="4209769F" w:rsidR="000052EB" w:rsidRPr="000052EB" w:rsidRDefault="000052EB" w:rsidP="000052EB">
      <w:r>
        <w:t>These counties had missing values for percentage of householders of only race Asian and percentage of 25+ year old population that had graduate degrees. They are the ten omitted counties from the logistic regression model</w:t>
      </w:r>
    </w:p>
    <w:sectPr w:rsidR="000052EB" w:rsidRPr="000052EB">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 w:author="David Hudak" w:date="2024-11-24T16:13:00Z" w:initials="DH">
    <w:p w14:paraId="147367D6" w14:textId="58A87213" w:rsidR="00AB6066" w:rsidRDefault="00AB6066">
      <w:pPr>
        <w:pStyle w:val="CommentText"/>
      </w:pPr>
      <w:r>
        <w:rPr>
          <w:rStyle w:val="CommentReference"/>
        </w:rPr>
        <w:annotationRef/>
      </w:r>
      <w:r>
        <w:t>A couple of sentences should be added to describe these figures.</w:t>
      </w:r>
    </w:p>
  </w:comment>
  <w:comment w:id="23" w:author="David Hudak" w:date="2024-11-24T16:19:00Z" w:initials="DH">
    <w:p w14:paraId="3751A1B9" w14:textId="0EF63586" w:rsidR="00AB6066" w:rsidRDefault="00AB6066">
      <w:pPr>
        <w:pStyle w:val="CommentText"/>
      </w:pPr>
      <w:r>
        <w:rPr>
          <w:rStyle w:val="CommentReference"/>
        </w:rPr>
        <w:annotationRef/>
      </w:r>
      <w:r>
        <w:t>The Indian/Alaskan Native is being cut off from table</w:t>
      </w:r>
    </w:p>
  </w:comment>
  <w:comment w:id="33" w:author="David Hudak" w:date="2024-11-24T16:51:00Z" w:initials="DH">
    <w:p w14:paraId="57534CA0" w14:textId="1CB49555" w:rsidR="00AB6066" w:rsidRDefault="00AB6066">
      <w:pPr>
        <w:pStyle w:val="CommentText"/>
      </w:pPr>
      <w:r>
        <w:rPr>
          <w:rStyle w:val="CommentReference"/>
        </w:rPr>
        <w:annotationRef/>
      </w:r>
      <w:r>
        <w:t>Are you saying because of this, both were not included?</w:t>
      </w:r>
    </w:p>
  </w:comment>
  <w:comment w:id="34" w:author="Olivia Schultheis" w:date="2024-11-27T16:55:00Z" w:initials="OS">
    <w:p w14:paraId="71F951BF" w14:textId="77777777" w:rsidR="00616042" w:rsidRDefault="007027EE" w:rsidP="00616042">
      <w:pPr>
        <w:pStyle w:val="CommentText"/>
      </w:pPr>
      <w:r>
        <w:rPr>
          <w:rStyle w:val="CommentReference"/>
        </w:rPr>
        <w:annotationRef/>
      </w:r>
      <w:r w:rsidR="00616042">
        <w:t xml:space="preserve">It is why both were not included together. I did check how the ACS_PCT_HOUSEHOLDER_WHITE variable performed in the first model without ACS_PCT_HOUSEHOLDER_BLACK. Since the results were very similar to what was found for the percentage of black householders (no linearity and weak correlation with the logit), I chose not to include separate results just for the percentage of white-only householders. </w:t>
      </w:r>
    </w:p>
  </w:comment>
  <w:comment w:id="37" w:author="David Hudak" w:date="2024-11-24T16:56:00Z" w:initials="DH">
    <w:p w14:paraId="7EE64A1A" w14:textId="47CD96D1" w:rsidR="00AB6066" w:rsidRDefault="00AB6066">
      <w:pPr>
        <w:pStyle w:val="CommentText"/>
      </w:pPr>
      <w:r>
        <w:rPr>
          <w:rStyle w:val="CommentReference"/>
        </w:rPr>
        <w:annotationRef/>
      </w:r>
      <w:r>
        <w:t>It is not necessary to list percentages to 2 decimal places.  1 decimal place is enough.</w:t>
      </w:r>
    </w:p>
  </w:comment>
  <w:comment w:id="41" w:author="David Hudak" w:date="2024-11-24T16:58:00Z" w:initials="DH">
    <w:p w14:paraId="1A4A579E" w14:textId="6A7945FE" w:rsidR="00AB6066" w:rsidRDefault="00AB6066">
      <w:pPr>
        <w:pStyle w:val="CommentText"/>
      </w:pPr>
      <w:r>
        <w:rPr>
          <w:rStyle w:val="CommentReference"/>
        </w:rPr>
        <w:annotationRef/>
      </w:r>
      <w:r>
        <w:t>Again only take these to 1 decimal place.</w:t>
      </w:r>
    </w:p>
  </w:comment>
  <w:comment w:id="48" w:author="David Hudak" w:date="2024-11-25T12:22:00Z" w:initials="DH">
    <w:p w14:paraId="7852BD67" w14:textId="77777777" w:rsidR="000F17F1" w:rsidRDefault="000F17F1">
      <w:pPr>
        <w:pStyle w:val="CommentText"/>
      </w:pPr>
      <w:r>
        <w:rPr>
          <w:rStyle w:val="CommentReference"/>
        </w:rPr>
        <w:annotationRef/>
      </w:r>
      <w:r>
        <w:t>The heading of the table got moved to the middle of the table.</w:t>
      </w:r>
    </w:p>
  </w:comment>
  <w:comment w:id="50" w:author="David Hudak" w:date="2024-11-25T12:33:00Z" w:initials="DH">
    <w:p w14:paraId="62A31B6F" w14:textId="287EEA84" w:rsidR="00854EFC" w:rsidRDefault="00854EFC">
      <w:pPr>
        <w:pStyle w:val="CommentText"/>
      </w:pPr>
      <w:r>
        <w:rPr>
          <w:rStyle w:val="CommentReference"/>
        </w:rPr>
        <w:annotationRef/>
      </w:r>
      <w:r>
        <w:t>Since you show the calculation for odds-ratio in your table, it does not need to be repeated here.</w:t>
      </w:r>
    </w:p>
  </w:comment>
  <w:comment w:id="51" w:author="David Hudak" w:date="2024-11-25T12:47:00Z" w:initials="DH">
    <w:p w14:paraId="580C0E3F" w14:textId="342E4DBF" w:rsidR="00F94690" w:rsidRDefault="00F94690">
      <w:pPr>
        <w:pStyle w:val="CommentText"/>
      </w:pPr>
      <w:r>
        <w:rPr>
          <w:rStyle w:val="CommentReference"/>
        </w:rPr>
        <w:annotationRef/>
      </w:r>
      <w:r>
        <w:t>The pseudo R^2 should be on a line by itself to highlight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47367D6" w15:done="1"/>
  <w15:commentEx w15:paraId="3751A1B9" w15:done="1"/>
  <w15:commentEx w15:paraId="57534CA0" w15:done="0"/>
  <w15:commentEx w15:paraId="71F951BF" w15:paraIdParent="57534CA0" w15:done="0"/>
  <w15:commentEx w15:paraId="7EE64A1A" w15:done="1"/>
  <w15:commentEx w15:paraId="1A4A579E" w15:done="1"/>
  <w15:commentEx w15:paraId="7852BD67" w15:done="1"/>
  <w15:commentEx w15:paraId="62A31B6F" w15:done="1"/>
  <w15:commentEx w15:paraId="580C0E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A575C52" w16cex:dateUtc="2024-11-27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47367D6" w16cid:durableId="2AEDCF20"/>
  <w16cid:commentId w16cid:paraId="3751A1B9" w16cid:durableId="35D3CF27"/>
  <w16cid:commentId w16cid:paraId="57534CA0" w16cid:durableId="2AEDD80B"/>
  <w16cid:commentId w16cid:paraId="71F951BF" w16cid:durableId="3A575C52"/>
  <w16cid:commentId w16cid:paraId="7EE64A1A" w16cid:durableId="2AEDD942"/>
  <w16cid:commentId w16cid:paraId="1A4A579E" w16cid:durableId="2AEDD9A9"/>
  <w16cid:commentId w16cid:paraId="7852BD67" w16cid:durableId="2AEEEA84"/>
  <w16cid:commentId w16cid:paraId="62A31B6F" w16cid:durableId="2AEEED33"/>
  <w16cid:commentId w16cid:paraId="580C0E3F" w16cid:durableId="2AEEF0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2FF89" w14:textId="77777777" w:rsidR="001C0CD7" w:rsidRDefault="001C0CD7" w:rsidP="00754361">
      <w:pPr>
        <w:spacing w:after="0" w:line="240" w:lineRule="auto"/>
      </w:pPr>
      <w:r>
        <w:separator/>
      </w:r>
    </w:p>
  </w:endnote>
  <w:endnote w:type="continuationSeparator" w:id="0">
    <w:p w14:paraId="064921A3" w14:textId="77777777" w:rsidR="001C0CD7" w:rsidRDefault="001C0CD7" w:rsidP="00754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1618408"/>
      <w:docPartObj>
        <w:docPartGallery w:val="Page Numbers (Bottom of Page)"/>
        <w:docPartUnique/>
      </w:docPartObj>
    </w:sdtPr>
    <w:sdtEndPr>
      <w:rPr>
        <w:noProof/>
      </w:rPr>
    </w:sdtEndPr>
    <w:sdtContent>
      <w:p w14:paraId="7E7AEF5C" w14:textId="510EA308" w:rsidR="00AB6066" w:rsidRDefault="00AB60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F9C7E7" w14:textId="77777777" w:rsidR="00AB6066" w:rsidRDefault="00AB6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863D6" w14:textId="77777777" w:rsidR="001C0CD7" w:rsidRDefault="001C0CD7" w:rsidP="00754361">
      <w:pPr>
        <w:spacing w:after="0" w:line="240" w:lineRule="auto"/>
      </w:pPr>
      <w:r>
        <w:separator/>
      </w:r>
    </w:p>
  </w:footnote>
  <w:footnote w:type="continuationSeparator" w:id="0">
    <w:p w14:paraId="466B0C04" w14:textId="77777777" w:rsidR="001C0CD7" w:rsidRDefault="001C0CD7" w:rsidP="00754361">
      <w:pPr>
        <w:spacing w:after="0" w:line="240" w:lineRule="auto"/>
      </w:pPr>
      <w:r>
        <w:continuationSeparator/>
      </w:r>
    </w:p>
  </w:footnote>
  <w:footnote w:id="1">
    <w:p w14:paraId="24CC2E82" w14:textId="0DB09F3B" w:rsidR="00AB6066" w:rsidRPr="00D7551F" w:rsidRDefault="00AB6066">
      <w:pPr>
        <w:pStyle w:val="FootnoteText"/>
        <w:rPr>
          <w:rFonts w:cs="Calibri"/>
        </w:rPr>
      </w:pPr>
      <w:r w:rsidRPr="00D7551F">
        <w:rPr>
          <w:rStyle w:val="FootnoteReference"/>
          <w:rFonts w:cs="Calibri"/>
        </w:rPr>
        <w:footnoteRef/>
      </w:r>
      <w:r w:rsidRPr="00D7551F">
        <w:rPr>
          <w:rFonts w:cs="Calibri"/>
        </w:rPr>
        <w:t xml:space="preserve"> </w:t>
      </w:r>
      <w:r w:rsidRPr="00D7551F">
        <w:rPr>
          <w:rFonts w:cs="Calibri"/>
          <w:noProof/>
        </w:rPr>
        <w:t xml:space="preserve">Agency for Healthcare Research and Quality. (2022, February). </w:t>
      </w:r>
      <w:r w:rsidRPr="00D7551F">
        <w:rPr>
          <w:rFonts w:cs="Calibri"/>
          <w:i/>
          <w:iCs/>
          <w:noProof/>
        </w:rPr>
        <w:t>About AHRQ</w:t>
      </w:r>
      <w:r w:rsidRPr="00D7551F">
        <w:rPr>
          <w:rFonts w:cs="Calibri"/>
          <w:noProof/>
        </w:rPr>
        <w:t>. Retrieved from ahrq.gov: https://www.ahrq.gov/cpi/about/index.html</w:t>
      </w:r>
    </w:p>
  </w:footnote>
  <w:footnote w:id="2">
    <w:p w14:paraId="420B4447" w14:textId="55E78B1A" w:rsidR="00AB6066" w:rsidRPr="00D7551F" w:rsidRDefault="00AB6066">
      <w:pPr>
        <w:pStyle w:val="FootnoteText"/>
      </w:pPr>
      <w:r w:rsidRPr="00D7551F">
        <w:rPr>
          <w:rStyle w:val="FootnoteReference"/>
        </w:rPr>
        <w:footnoteRef/>
      </w:r>
      <w:r w:rsidRPr="00D7551F">
        <w:t xml:space="preserve"> Agency for Healthcare Research and Quality (2023, June</w:t>
      </w:r>
      <w:r>
        <w:t xml:space="preserve">). </w:t>
      </w:r>
      <w:r>
        <w:rPr>
          <w:i/>
          <w:iCs/>
        </w:rPr>
        <w:t xml:space="preserve">Social Determinants of Health Database. </w:t>
      </w:r>
      <w:r>
        <w:t xml:space="preserve">Retrieved from ahrq.gov: </w:t>
      </w:r>
      <w:r>
        <w:rPr>
          <w:noProof/>
        </w:rPr>
        <w:t>https://www.ahrq.gov/sdoh/data-analytics/sdoh-data.html</w:t>
      </w:r>
    </w:p>
  </w:footnote>
  <w:footnote w:id="3">
    <w:p w14:paraId="01F7475C" w14:textId="5B312F52" w:rsidR="00AB6066" w:rsidRPr="00464613" w:rsidRDefault="00AB6066" w:rsidP="00464613">
      <w:pPr>
        <w:pStyle w:val="FootnoteText"/>
      </w:pPr>
      <w:r>
        <w:rPr>
          <w:rStyle w:val="FootnoteReference"/>
        </w:rPr>
        <w:footnoteRef/>
      </w:r>
      <w:r>
        <w:t xml:space="preserve"> </w:t>
      </w:r>
      <w:r w:rsidRPr="00464613">
        <w:t xml:space="preserve">Community Clinic Association of Los Angeles County. </w:t>
      </w:r>
      <w:r w:rsidRPr="00464613">
        <w:rPr>
          <w:i/>
          <w:iCs/>
        </w:rPr>
        <w:t>Guidelines for MUA/MUP Designation.</w:t>
      </w:r>
      <w:r>
        <w:rPr>
          <w:i/>
          <w:iCs/>
        </w:rPr>
        <w:t xml:space="preserve"> Appendix II-MUA-MUP-General Procedures for Requesting Designation Guidelines </w:t>
      </w:r>
      <w:r>
        <w:t xml:space="preserve">(p.1). </w:t>
      </w:r>
      <w:r w:rsidRPr="00464613">
        <w:t>Retrieved from Community Clinic Association of Los Angeles County: https://ccalac.org/wordpress/wp-content/uploads/Appendix-II-MUA-MUP-Guidelines.doc</w:t>
      </w:r>
    </w:p>
    <w:p w14:paraId="188FD615" w14:textId="067942CE" w:rsidR="00AB6066" w:rsidRDefault="00AB6066">
      <w:pPr>
        <w:pStyle w:val="FootnoteText"/>
      </w:pPr>
    </w:p>
  </w:footnote>
  <w:footnote w:id="4">
    <w:p w14:paraId="6FB57F8E" w14:textId="5687852E" w:rsidR="00AB6066" w:rsidRDefault="00AB6066">
      <w:pPr>
        <w:pStyle w:val="FootnoteText"/>
      </w:pPr>
      <w:r>
        <w:rPr>
          <w:rStyle w:val="FootnoteReference"/>
        </w:rPr>
        <w:footnoteRef/>
      </w:r>
      <w:r>
        <w:t xml:space="preserve"> </w:t>
      </w:r>
      <w:r w:rsidRPr="00CE7BE8">
        <w:t>NORC at the University of Chicago.</w:t>
      </w:r>
      <w:r>
        <w:t xml:space="preserve"> </w:t>
      </w:r>
      <w:r w:rsidRPr="00CE7BE8">
        <w:t xml:space="preserve">AHRQ Social Determinants of Health (SDOH) Database: Data Source Documentation. In </w:t>
      </w:r>
      <w:r w:rsidRPr="00CE7BE8">
        <w:rPr>
          <w:i/>
          <w:iCs/>
        </w:rPr>
        <w:t>ahrq.gov</w:t>
      </w:r>
      <w:r w:rsidRPr="00CE7BE8">
        <w:t xml:space="preserve"> (p. 32</w:t>
      </w:r>
      <w:r>
        <w:t>9</w:t>
      </w:r>
      <w:r w:rsidRPr="00CE7BE8">
        <w:t>). https://www.ahrq.gov/sites/default/files/wysiwyg/sdoh/SDOH-Data-Sources-Documentation-v1-Final.pdf</w:t>
      </w:r>
    </w:p>
  </w:footnote>
  <w:footnote w:id="5">
    <w:p w14:paraId="18E95FE8" w14:textId="2412583E" w:rsidR="00AB6066" w:rsidRPr="00CE7BE8" w:rsidRDefault="00AB6066" w:rsidP="00C36CD0">
      <w:pPr>
        <w:pStyle w:val="FootnoteText"/>
      </w:pPr>
      <w:r>
        <w:rPr>
          <w:rStyle w:val="FootnoteReference"/>
        </w:rPr>
        <w:footnoteRef/>
      </w:r>
      <w:r>
        <w:t xml:space="preserve"> </w:t>
      </w:r>
      <w:bookmarkStart w:id="8" w:name="_Hlk179924436"/>
      <w:bookmarkStart w:id="9" w:name="_Hlk180097704"/>
      <w:r w:rsidRPr="00CE7BE8">
        <w:t>NORC at the University of Chicago.</w:t>
      </w:r>
      <w:r>
        <w:t xml:space="preserve"> </w:t>
      </w:r>
      <w:r w:rsidRPr="00CE7BE8">
        <w:t xml:space="preserve">AHRQ Social Determinants of Health (SDOH) Database: Data Source Documentation. In </w:t>
      </w:r>
      <w:r w:rsidRPr="00CE7BE8">
        <w:rPr>
          <w:i/>
          <w:iCs/>
        </w:rPr>
        <w:t>ahrq.gov</w:t>
      </w:r>
      <w:r w:rsidRPr="00CE7BE8">
        <w:t xml:space="preserve"> (p. 32</w:t>
      </w:r>
      <w:bookmarkEnd w:id="8"/>
      <w:r>
        <w:t>9).</w:t>
      </w:r>
      <w:bookmarkEnd w:id="9"/>
    </w:p>
    <w:p w14:paraId="4C1103F9" w14:textId="77777777" w:rsidR="00AB6066" w:rsidRDefault="00AB6066" w:rsidP="00C36CD0">
      <w:pPr>
        <w:pStyle w:val="FootnoteText"/>
      </w:pPr>
    </w:p>
  </w:footnote>
  <w:footnote w:id="6">
    <w:p w14:paraId="4543CF46" w14:textId="14320BE3" w:rsidR="00AB6066" w:rsidRPr="00552934" w:rsidRDefault="00AB6066">
      <w:pPr>
        <w:pStyle w:val="FootnoteText"/>
      </w:pPr>
      <w:r>
        <w:rPr>
          <w:rStyle w:val="FootnoteReference"/>
        </w:rPr>
        <w:footnoteRef/>
      </w:r>
      <w:r>
        <w:t xml:space="preserve"> Office of the Assistant Secretary for Planning and Evaluation (2019). </w:t>
      </w:r>
      <w:r>
        <w:rPr>
          <w:i/>
          <w:iCs/>
        </w:rPr>
        <w:t xml:space="preserve">2019 Poverty Guidelines. Retrieved from aspe.hhs.gov: </w:t>
      </w:r>
      <w:r>
        <w:t>https://aspe.hhs.gov/topics/poverty-economic-mobility/poverty-guidelines/prior-hhs-poverty-guidelines-federal-register-references/2019-poverty-guidelines</w:t>
      </w:r>
    </w:p>
  </w:footnote>
  <w:footnote w:id="7">
    <w:p w14:paraId="2734FD1B" w14:textId="11902F3D" w:rsidR="00AB6066" w:rsidRPr="00464613" w:rsidRDefault="00AB6066" w:rsidP="00464613">
      <w:pPr>
        <w:pStyle w:val="FootnoteText"/>
      </w:pPr>
      <w:r>
        <w:rPr>
          <w:rStyle w:val="FootnoteReference"/>
        </w:rPr>
        <w:footnoteRef/>
      </w:r>
      <w:r>
        <w:t xml:space="preserve"> </w:t>
      </w:r>
      <w:bookmarkStart w:id="11" w:name="_Hlk179924941"/>
      <w:bookmarkStart w:id="12" w:name="_Hlk179924485"/>
      <w:bookmarkStart w:id="13" w:name="_Hlk179924266"/>
      <w:r w:rsidRPr="00464613">
        <w:t xml:space="preserve">Community Clinic Association of Los Angeles County. </w:t>
      </w:r>
      <w:r w:rsidRPr="00464613">
        <w:rPr>
          <w:i/>
          <w:iCs/>
        </w:rPr>
        <w:t>Guidelines for MUA/MUP Designation.</w:t>
      </w:r>
      <w:r>
        <w:rPr>
          <w:i/>
          <w:iCs/>
        </w:rPr>
        <w:t xml:space="preserve"> Appendix II-MUA-MUP-General Procedures for Requesting Designation Guidelines.  </w:t>
      </w:r>
      <w:r>
        <w:t>(pp. 5-8).</w:t>
      </w:r>
      <w:r w:rsidRPr="00464613">
        <w:t xml:space="preserve"> </w:t>
      </w:r>
      <w:bookmarkEnd w:id="11"/>
      <w:r w:rsidRPr="00464613">
        <w:t>Retrieved from Community Clinic Association of Los Angeles County: https://ccalac.org/wordpress/wp-content/uploads/Appendix-II-MUA-MUP-Guidelines.doc</w:t>
      </w:r>
      <w:bookmarkEnd w:id="12"/>
    </w:p>
    <w:bookmarkEnd w:id="13"/>
    <w:p w14:paraId="7000B316" w14:textId="36DEC176" w:rsidR="00AB6066" w:rsidRDefault="00AB6066">
      <w:pPr>
        <w:pStyle w:val="FootnoteText"/>
      </w:pPr>
    </w:p>
  </w:footnote>
  <w:footnote w:id="8">
    <w:p w14:paraId="66D97951" w14:textId="77777777" w:rsidR="00AB6066" w:rsidRDefault="00AB6066" w:rsidP="000052EB">
      <w:pPr>
        <w:pStyle w:val="FootnoteText"/>
      </w:pPr>
      <w:r>
        <w:rPr>
          <w:rStyle w:val="FootnoteReference"/>
        </w:rPr>
        <w:footnoteRef/>
      </w:r>
      <w:r>
        <w:t xml:space="preserve"> </w:t>
      </w:r>
      <w:r w:rsidRPr="00846E74">
        <w:t xml:space="preserve">NORC at the University of Chicago. AHRQ Social Determinants of Health (SDOH) Database: Data Source Documentation. In </w:t>
      </w:r>
      <w:r w:rsidRPr="00846E74">
        <w:rPr>
          <w:i/>
          <w:iCs/>
        </w:rPr>
        <w:t>ahrq.gov</w:t>
      </w:r>
      <w:r w:rsidRPr="00846E74">
        <w:t xml:space="preserve"> (p</w:t>
      </w:r>
      <w:r>
        <w:t>p</w:t>
      </w:r>
      <w:r w:rsidRPr="00846E74">
        <w:t xml:space="preserve">. </w:t>
      </w:r>
      <w:r>
        <w:t>89-90</w:t>
      </w:r>
      <w:r w:rsidRPr="00846E74">
        <w:t>).</w:t>
      </w:r>
    </w:p>
  </w:footnote>
  <w:footnote w:id="9">
    <w:p w14:paraId="4077593C" w14:textId="2F0F7CB3" w:rsidR="00AB6066" w:rsidRDefault="00AB6066" w:rsidP="000052EB">
      <w:pPr>
        <w:pStyle w:val="FootnoteText"/>
      </w:pPr>
      <w:r>
        <w:rPr>
          <w:rStyle w:val="FootnoteReference"/>
        </w:rPr>
        <w:footnoteRef/>
      </w:r>
      <w:r>
        <w:t xml:space="preserve"> </w:t>
      </w:r>
      <w:r w:rsidRPr="00846E74">
        <w:t xml:space="preserve">Summers, Owen. “What Is the Difference between Metro and Non-Metro?” </w:t>
      </w:r>
      <w:r w:rsidRPr="00846E74">
        <w:rPr>
          <w:i/>
          <w:iCs/>
        </w:rPr>
        <w:t>NCESC.com</w:t>
      </w:r>
      <w:r w:rsidRPr="00846E74">
        <w:t>, 23 June 2024, www.ncesc.com/geographic-faq/what-is-the-difference-between-metro-and-non-metro/.</w:t>
      </w:r>
    </w:p>
  </w:footnote>
  <w:footnote w:id="10">
    <w:p w14:paraId="379BE2ED" w14:textId="3BE04345" w:rsidR="00AB6066" w:rsidRDefault="00AB6066">
      <w:pPr>
        <w:pStyle w:val="FootnoteText"/>
      </w:pPr>
      <w:r>
        <w:rPr>
          <w:rStyle w:val="FootnoteReference"/>
        </w:rPr>
        <w:footnoteRef/>
      </w:r>
      <w:r>
        <w:t xml:space="preserve"> </w:t>
      </w:r>
      <w:r w:rsidRPr="00A25C43">
        <w:t xml:space="preserve">Altman, N., </w:t>
      </w:r>
      <w:proofErr w:type="spellStart"/>
      <w:r w:rsidRPr="00A25C43">
        <w:t>Krzywinski</w:t>
      </w:r>
      <w:proofErr w:type="spellEnd"/>
      <w:r w:rsidRPr="00A25C43">
        <w:t xml:space="preserve">, M. Analyzing outliers: influential or </w:t>
      </w:r>
      <w:proofErr w:type="gramStart"/>
      <w:r w:rsidRPr="00A25C43">
        <w:t>nuisance?.</w:t>
      </w:r>
      <w:proofErr w:type="gramEnd"/>
      <w:r w:rsidRPr="00A25C43">
        <w:t> </w:t>
      </w:r>
      <w:r w:rsidRPr="00A25C43">
        <w:rPr>
          <w:i/>
          <w:iCs/>
        </w:rPr>
        <w:t>Nat Methods</w:t>
      </w:r>
      <w:r w:rsidRPr="00A25C43">
        <w:t> </w:t>
      </w:r>
      <w:r w:rsidRPr="00A25C43">
        <w:rPr>
          <w:b/>
          <w:bCs/>
        </w:rPr>
        <w:t>13</w:t>
      </w:r>
      <w:r w:rsidRPr="00A25C43">
        <w:t>, 281–282 (2016). https://doi.org/10.1038/nmeth.3812</w:t>
      </w:r>
    </w:p>
  </w:footnote>
  <w:footnote w:id="11">
    <w:p w14:paraId="7AD68AA7" w14:textId="408AB145" w:rsidR="00AB6066" w:rsidRDefault="00AB6066">
      <w:pPr>
        <w:pStyle w:val="FootnoteText"/>
      </w:pPr>
      <w:r>
        <w:rPr>
          <w:rStyle w:val="FootnoteReference"/>
        </w:rPr>
        <w:footnoteRef/>
      </w:r>
      <w:r>
        <w:t xml:space="preserve"> </w:t>
      </w:r>
      <w:r w:rsidRPr="00464613">
        <w:t xml:space="preserve">Community Clinic Association of Los Angeles County. </w:t>
      </w:r>
      <w:r w:rsidRPr="00464613">
        <w:rPr>
          <w:i/>
          <w:iCs/>
        </w:rPr>
        <w:t>Guidelines for MUA/MUP Designation.</w:t>
      </w:r>
      <w:r>
        <w:rPr>
          <w:i/>
          <w:iCs/>
        </w:rPr>
        <w:t xml:space="preserve"> Appendix II-MUA-MUP-General Procedures for Requesting Designation Guidelines.  </w:t>
      </w:r>
      <w:r>
        <w:t>(p. 5).</w:t>
      </w:r>
      <w:r w:rsidRPr="00464613">
        <w:t xml:space="preserve"> </w:t>
      </w:r>
    </w:p>
  </w:footnote>
  <w:footnote w:id="12">
    <w:p w14:paraId="5D031073" w14:textId="77777777" w:rsidR="00AB6066" w:rsidRDefault="00AB6066" w:rsidP="00615FB5">
      <w:pPr>
        <w:pStyle w:val="FootnoteText"/>
      </w:pPr>
      <w:r>
        <w:rPr>
          <w:rStyle w:val="FootnoteReference"/>
        </w:rPr>
        <w:footnoteRef/>
      </w:r>
      <w:r>
        <w:t xml:space="preserve"> </w:t>
      </w:r>
      <w:r w:rsidRPr="00464613">
        <w:t xml:space="preserve">Community Clinic Association of Los Angeles County. </w:t>
      </w:r>
      <w:r w:rsidRPr="00464613">
        <w:rPr>
          <w:i/>
          <w:iCs/>
        </w:rPr>
        <w:t>Guidelines for MUA/MUP Designation.</w:t>
      </w:r>
      <w:r>
        <w:rPr>
          <w:i/>
          <w:iCs/>
        </w:rPr>
        <w:t xml:space="preserve"> Appendix II-MUA-MUP-General Procedures for Requesting Designation Guidelines.  </w:t>
      </w:r>
      <w:r>
        <w:t>(p. 6).</w:t>
      </w:r>
      <w:r w:rsidRPr="00464613">
        <w:t xml:space="preserve"> </w:t>
      </w:r>
    </w:p>
  </w:footnote>
  <w:footnote w:id="13">
    <w:p w14:paraId="30DF3997" w14:textId="0D785B16" w:rsidR="00AB6066" w:rsidRDefault="00AB6066">
      <w:pPr>
        <w:pStyle w:val="FootnoteText"/>
      </w:pPr>
      <w:r>
        <w:rPr>
          <w:rStyle w:val="FootnoteReference"/>
        </w:rPr>
        <w:footnoteRef/>
      </w:r>
      <w:r>
        <w:t xml:space="preserve"> </w:t>
      </w:r>
      <w:r w:rsidRPr="00464613">
        <w:t xml:space="preserve">Community Clinic Association of Los Angeles County. </w:t>
      </w:r>
      <w:r w:rsidRPr="00464613">
        <w:rPr>
          <w:i/>
          <w:iCs/>
        </w:rPr>
        <w:t>Guidelines for MUA/MUP Designation.</w:t>
      </w:r>
      <w:r>
        <w:rPr>
          <w:i/>
          <w:iCs/>
        </w:rPr>
        <w:t xml:space="preserve"> Appendix II-MUA-MUP-General Procedures for Requesting Designation Guidelines.  </w:t>
      </w:r>
      <w:r>
        <w:t>(p. 7).</w:t>
      </w:r>
      <w:r w:rsidRPr="00464613">
        <w:t xml:space="preserve"> </w:t>
      </w:r>
    </w:p>
  </w:footnote>
  <w:footnote w:id="14">
    <w:p w14:paraId="3CE4BC1F" w14:textId="0B0CD041" w:rsidR="00AB6066" w:rsidRDefault="00AB6066">
      <w:pPr>
        <w:pStyle w:val="FootnoteText"/>
      </w:pPr>
      <w:r>
        <w:rPr>
          <w:rStyle w:val="FootnoteReference"/>
        </w:rPr>
        <w:footnoteRef/>
      </w:r>
      <w:r>
        <w:t xml:space="preserve"> </w:t>
      </w:r>
      <w:r w:rsidRPr="00464613">
        <w:t xml:space="preserve">Community Clinic Association of Los Angeles County. </w:t>
      </w:r>
      <w:r w:rsidRPr="00464613">
        <w:rPr>
          <w:i/>
          <w:iCs/>
        </w:rPr>
        <w:t>Guidelines for MUA/MUP Designation.</w:t>
      </w:r>
      <w:r>
        <w:rPr>
          <w:i/>
          <w:iCs/>
        </w:rPr>
        <w:t xml:space="preserve"> Appendix II-MUA-MUP-General Procedures for Requesting Designation Guidelines.  </w:t>
      </w:r>
      <w:r>
        <w:t>(p. 8).</w:t>
      </w:r>
      <w:r w:rsidRPr="00464613">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90CF0"/>
    <w:multiLevelType w:val="hybridMultilevel"/>
    <w:tmpl w:val="EEE6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11626"/>
    <w:multiLevelType w:val="hybridMultilevel"/>
    <w:tmpl w:val="8304953A"/>
    <w:lvl w:ilvl="0" w:tplc="C46E3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6E5C0A"/>
    <w:multiLevelType w:val="hybridMultilevel"/>
    <w:tmpl w:val="93EA0C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1F64CC"/>
    <w:multiLevelType w:val="hybridMultilevel"/>
    <w:tmpl w:val="472E1812"/>
    <w:lvl w:ilvl="0" w:tplc="14984F5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6D0E3E"/>
    <w:multiLevelType w:val="hybridMultilevel"/>
    <w:tmpl w:val="6AAA8C1C"/>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5506B"/>
    <w:multiLevelType w:val="hybridMultilevel"/>
    <w:tmpl w:val="93B861B8"/>
    <w:lvl w:ilvl="0" w:tplc="32D0D380">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E12731"/>
    <w:multiLevelType w:val="hybridMultilevel"/>
    <w:tmpl w:val="15C0C346"/>
    <w:lvl w:ilvl="0" w:tplc="BDE4603A">
      <w:start w:val="3"/>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 w15:restartNumberingAfterBreak="0">
    <w:nsid w:val="1ECF29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28673F6"/>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9" w15:restartNumberingAfterBreak="0">
    <w:nsid w:val="41563A22"/>
    <w:multiLevelType w:val="hybridMultilevel"/>
    <w:tmpl w:val="93EA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C16CB7"/>
    <w:multiLevelType w:val="hybridMultilevel"/>
    <w:tmpl w:val="02DE559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90187E"/>
    <w:multiLevelType w:val="hybridMultilevel"/>
    <w:tmpl w:val="253A781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5227BF"/>
    <w:multiLevelType w:val="hybridMultilevel"/>
    <w:tmpl w:val="FDE6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B4F6E"/>
    <w:multiLevelType w:val="hybridMultilevel"/>
    <w:tmpl w:val="25DE1814"/>
    <w:lvl w:ilvl="0" w:tplc="59881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555C3C"/>
    <w:multiLevelType w:val="hybridMultilevel"/>
    <w:tmpl w:val="72ACC0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395AAE"/>
    <w:multiLevelType w:val="hybridMultilevel"/>
    <w:tmpl w:val="19C857A2"/>
    <w:lvl w:ilvl="0" w:tplc="7CE8756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87395198">
    <w:abstractNumId w:val="12"/>
  </w:num>
  <w:num w:numId="2" w16cid:durableId="81269338">
    <w:abstractNumId w:val="8"/>
  </w:num>
  <w:num w:numId="3" w16cid:durableId="1667631405">
    <w:abstractNumId w:val="7"/>
  </w:num>
  <w:num w:numId="4" w16cid:durableId="705370502">
    <w:abstractNumId w:val="0"/>
  </w:num>
  <w:num w:numId="5" w16cid:durableId="192117118">
    <w:abstractNumId w:val="5"/>
  </w:num>
  <w:num w:numId="6" w16cid:durableId="199241519">
    <w:abstractNumId w:val="13"/>
  </w:num>
  <w:num w:numId="7" w16cid:durableId="1493644335">
    <w:abstractNumId w:val="14"/>
  </w:num>
  <w:num w:numId="8" w16cid:durableId="1507550219">
    <w:abstractNumId w:val="11"/>
  </w:num>
  <w:num w:numId="9" w16cid:durableId="1605042391">
    <w:abstractNumId w:val="3"/>
  </w:num>
  <w:num w:numId="10" w16cid:durableId="775440524">
    <w:abstractNumId w:val="6"/>
  </w:num>
  <w:num w:numId="11" w16cid:durableId="2058426826">
    <w:abstractNumId w:val="15"/>
  </w:num>
  <w:num w:numId="12" w16cid:durableId="933131449">
    <w:abstractNumId w:val="4"/>
  </w:num>
  <w:num w:numId="13" w16cid:durableId="62871437">
    <w:abstractNumId w:val="1"/>
  </w:num>
  <w:num w:numId="14" w16cid:durableId="1180001694">
    <w:abstractNumId w:val="10"/>
  </w:num>
  <w:num w:numId="15" w16cid:durableId="906451799">
    <w:abstractNumId w:val="9"/>
  </w:num>
  <w:num w:numId="16" w16cid:durableId="23679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vid Hudak">
    <w15:presenceInfo w15:providerId="AD" w15:userId="S-1-5-21-3125130454-1535616552-1580254349-2676"/>
  </w15:person>
  <w15:person w15:author="Olivia Schultheis">
    <w15:presenceInfo w15:providerId="Windows Live" w15:userId="e112c01a6d7bd4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2FA"/>
    <w:rsid w:val="000052EB"/>
    <w:rsid w:val="00015FBE"/>
    <w:rsid w:val="000160AF"/>
    <w:rsid w:val="00023081"/>
    <w:rsid w:val="00050D26"/>
    <w:rsid w:val="00065DCE"/>
    <w:rsid w:val="00071735"/>
    <w:rsid w:val="000862EC"/>
    <w:rsid w:val="00090A9C"/>
    <w:rsid w:val="000B373B"/>
    <w:rsid w:val="000C0EF6"/>
    <w:rsid w:val="000C3AE3"/>
    <w:rsid w:val="000D0A7A"/>
    <w:rsid w:val="000E3466"/>
    <w:rsid w:val="000F17F1"/>
    <w:rsid w:val="00113FF1"/>
    <w:rsid w:val="00117B44"/>
    <w:rsid w:val="00140264"/>
    <w:rsid w:val="00146244"/>
    <w:rsid w:val="00151A86"/>
    <w:rsid w:val="00151A91"/>
    <w:rsid w:val="00155751"/>
    <w:rsid w:val="00161F42"/>
    <w:rsid w:val="00163EF1"/>
    <w:rsid w:val="00165B3F"/>
    <w:rsid w:val="00172C7D"/>
    <w:rsid w:val="001919FB"/>
    <w:rsid w:val="001974CA"/>
    <w:rsid w:val="001B4961"/>
    <w:rsid w:val="001C0CD7"/>
    <w:rsid w:val="001C1C40"/>
    <w:rsid w:val="001D5516"/>
    <w:rsid w:val="001E0658"/>
    <w:rsid w:val="001E3867"/>
    <w:rsid w:val="001F55CD"/>
    <w:rsid w:val="0020038C"/>
    <w:rsid w:val="00226533"/>
    <w:rsid w:val="00257F35"/>
    <w:rsid w:val="002743A1"/>
    <w:rsid w:val="002744FF"/>
    <w:rsid w:val="00277C6C"/>
    <w:rsid w:val="00282192"/>
    <w:rsid w:val="002861D9"/>
    <w:rsid w:val="002A3214"/>
    <w:rsid w:val="002A737B"/>
    <w:rsid w:val="002B1F2A"/>
    <w:rsid w:val="002C486F"/>
    <w:rsid w:val="002C4B2D"/>
    <w:rsid w:val="002D1864"/>
    <w:rsid w:val="002D6027"/>
    <w:rsid w:val="003004A6"/>
    <w:rsid w:val="0032695B"/>
    <w:rsid w:val="00330EBC"/>
    <w:rsid w:val="0034721D"/>
    <w:rsid w:val="0036495A"/>
    <w:rsid w:val="00364BD4"/>
    <w:rsid w:val="00374812"/>
    <w:rsid w:val="00390F03"/>
    <w:rsid w:val="003A0130"/>
    <w:rsid w:val="003A2250"/>
    <w:rsid w:val="003B64BE"/>
    <w:rsid w:val="003B662E"/>
    <w:rsid w:val="003C3CAD"/>
    <w:rsid w:val="003C6576"/>
    <w:rsid w:val="003E3945"/>
    <w:rsid w:val="003E70CC"/>
    <w:rsid w:val="003E7259"/>
    <w:rsid w:val="00401D6D"/>
    <w:rsid w:val="00401DB7"/>
    <w:rsid w:val="00403CDC"/>
    <w:rsid w:val="00406D4A"/>
    <w:rsid w:val="00414619"/>
    <w:rsid w:val="004221F8"/>
    <w:rsid w:val="00423876"/>
    <w:rsid w:val="00433AC2"/>
    <w:rsid w:val="00434762"/>
    <w:rsid w:val="00436182"/>
    <w:rsid w:val="004424BF"/>
    <w:rsid w:val="0045571A"/>
    <w:rsid w:val="00460148"/>
    <w:rsid w:val="00464613"/>
    <w:rsid w:val="0049079E"/>
    <w:rsid w:val="004A6A89"/>
    <w:rsid w:val="004C1CB5"/>
    <w:rsid w:val="004C46AC"/>
    <w:rsid w:val="004E0085"/>
    <w:rsid w:val="004E182D"/>
    <w:rsid w:val="004E4700"/>
    <w:rsid w:val="004E6817"/>
    <w:rsid w:val="00517E00"/>
    <w:rsid w:val="00524063"/>
    <w:rsid w:val="005322B0"/>
    <w:rsid w:val="00535054"/>
    <w:rsid w:val="0054308A"/>
    <w:rsid w:val="0054733E"/>
    <w:rsid w:val="00552934"/>
    <w:rsid w:val="00566D11"/>
    <w:rsid w:val="00585855"/>
    <w:rsid w:val="00591E78"/>
    <w:rsid w:val="005934ED"/>
    <w:rsid w:val="005C18BE"/>
    <w:rsid w:val="005C701A"/>
    <w:rsid w:val="005C7B31"/>
    <w:rsid w:val="005E2FC1"/>
    <w:rsid w:val="005E70E5"/>
    <w:rsid w:val="0060081C"/>
    <w:rsid w:val="00615FB5"/>
    <w:rsid w:val="00616042"/>
    <w:rsid w:val="00616A49"/>
    <w:rsid w:val="00616F55"/>
    <w:rsid w:val="00625024"/>
    <w:rsid w:val="0066256A"/>
    <w:rsid w:val="00667FD9"/>
    <w:rsid w:val="00687D48"/>
    <w:rsid w:val="006940C8"/>
    <w:rsid w:val="00696087"/>
    <w:rsid w:val="006B0DC7"/>
    <w:rsid w:val="006D238D"/>
    <w:rsid w:val="006E37D0"/>
    <w:rsid w:val="006F4C9E"/>
    <w:rsid w:val="007027EE"/>
    <w:rsid w:val="00715C2A"/>
    <w:rsid w:val="00716203"/>
    <w:rsid w:val="00735B04"/>
    <w:rsid w:val="00754361"/>
    <w:rsid w:val="00776B98"/>
    <w:rsid w:val="007827B2"/>
    <w:rsid w:val="00791812"/>
    <w:rsid w:val="0079667C"/>
    <w:rsid w:val="0079763B"/>
    <w:rsid w:val="007B3265"/>
    <w:rsid w:val="007C39E9"/>
    <w:rsid w:val="007D6930"/>
    <w:rsid w:val="007E58A4"/>
    <w:rsid w:val="007F4777"/>
    <w:rsid w:val="00804AFA"/>
    <w:rsid w:val="00806B0D"/>
    <w:rsid w:val="008176B1"/>
    <w:rsid w:val="008224E6"/>
    <w:rsid w:val="00830A59"/>
    <w:rsid w:val="00830E84"/>
    <w:rsid w:val="00831A63"/>
    <w:rsid w:val="00846E74"/>
    <w:rsid w:val="00854EFC"/>
    <w:rsid w:val="00872B5E"/>
    <w:rsid w:val="0087396A"/>
    <w:rsid w:val="008752EE"/>
    <w:rsid w:val="00875D7D"/>
    <w:rsid w:val="008845F4"/>
    <w:rsid w:val="00887D81"/>
    <w:rsid w:val="008A59EC"/>
    <w:rsid w:val="008B0AFB"/>
    <w:rsid w:val="008C64EA"/>
    <w:rsid w:val="008C7DD8"/>
    <w:rsid w:val="008E1593"/>
    <w:rsid w:val="008E6906"/>
    <w:rsid w:val="008F02FA"/>
    <w:rsid w:val="008F08F7"/>
    <w:rsid w:val="008F576A"/>
    <w:rsid w:val="00922681"/>
    <w:rsid w:val="00927A70"/>
    <w:rsid w:val="00927DA9"/>
    <w:rsid w:val="00932331"/>
    <w:rsid w:val="00934B6B"/>
    <w:rsid w:val="009520F4"/>
    <w:rsid w:val="00956F69"/>
    <w:rsid w:val="009623D8"/>
    <w:rsid w:val="009661E9"/>
    <w:rsid w:val="00973D26"/>
    <w:rsid w:val="00987EED"/>
    <w:rsid w:val="009A1118"/>
    <w:rsid w:val="009A4332"/>
    <w:rsid w:val="009B399A"/>
    <w:rsid w:val="009B50A2"/>
    <w:rsid w:val="009B721D"/>
    <w:rsid w:val="009C5066"/>
    <w:rsid w:val="009D366E"/>
    <w:rsid w:val="009D54A9"/>
    <w:rsid w:val="009D6305"/>
    <w:rsid w:val="009F01BF"/>
    <w:rsid w:val="00A041F7"/>
    <w:rsid w:val="00A162ED"/>
    <w:rsid w:val="00A21924"/>
    <w:rsid w:val="00A25C43"/>
    <w:rsid w:val="00A455B3"/>
    <w:rsid w:val="00A50F18"/>
    <w:rsid w:val="00A675A6"/>
    <w:rsid w:val="00A71AB0"/>
    <w:rsid w:val="00A7225E"/>
    <w:rsid w:val="00A7308B"/>
    <w:rsid w:val="00A733D7"/>
    <w:rsid w:val="00A86F28"/>
    <w:rsid w:val="00A911CD"/>
    <w:rsid w:val="00A945E0"/>
    <w:rsid w:val="00AA2967"/>
    <w:rsid w:val="00AB6066"/>
    <w:rsid w:val="00AB7047"/>
    <w:rsid w:val="00AC27E3"/>
    <w:rsid w:val="00AC41F9"/>
    <w:rsid w:val="00AC5071"/>
    <w:rsid w:val="00AD541A"/>
    <w:rsid w:val="00AD66E9"/>
    <w:rsid w:val="00AD7662"/>
    <w:rsid w:val="00AF48AB"/>
    <w:rsid w:val="00B03623"/>
    <w:rsid w:val="00B07810"/>
    <w:rsid w:val="00B23DBB"/>
    <w:rsid w:val="00B309FA"/>
    <w:rsid w:val="00B31EA5"/>
    <w:rsid w:val="00B43BFB"/>
    <w:rsid w:val="00B5011E"/>
    <w:rsid w:val="00B53028"/>
    <w:rsid w:val="00B531C3"/>
    <w:rsid w:val="00B56517"/>
    <w:rsid w:val="00B75F65"/>
    <w:rsid w:val="00B77A2C"/>
    <w:rsid w:val="00B97E7C"/>
    <w:rsid w:val="00BA1056"/>
    <w:rsid w:val="00BA3A2E"/>
    <w:rsid w:val="00BB2FB0"/>
    <w:rsid w:val="00BB4041"/>
    <w:rsid w:val="00BB41B7"/>
    <w:rsid w:val="00BB6E2E"/>
    <w:rsid w:val="00BC118E"/>
    <w:rsid w:val="00BC1D47"/>
    <w:rsid w:val="00BC7D00"/>
    <w:rsid w:val="00BE3CDA"/>
    <w:rsid w:val="00BF0BFB"/>
    <w:rsid w:val="00BF3C0F"/>
    <w:rsid w:val="00C115C9"/>
    <w:rsid w:val="00C15543"/>
    <w:rsid w:val="00C17622"/>
    <w:rsid w:val="00C24576"/>
    <w:rsid w:val="00C27B15"/>
    <w:rsid w:val="00C331EC"/>
    <w:rsid w:val="00C34373"/>
    <w:rsid w:val="00C36CD0"/>
    <w:rsid w:val="00C47A8F"/>
    <w:rsid w:val="00C646C9"/>
    <w:rsid w:val="00C81EA9"/>
    <w:rsid w:val="00C91385"/>
    <w:rsid w:val="00C932DC"/>
    <w:rsid w:val="00C96125"/>
    <w:rsid w:val="00CB19CE"/>
    <w:rsid w:val="00CB35BD"/>
    <w:rsid w:val="00CC0C86"/>
    <w:rsid w:val="00CC0CF5"/>
    <w:rsid w:val="00CC3DE8"/>
    <w:rsid w:val="00CD6098"/>
    <w:rsid w:val="00CE0B87"/>
    <w:rsid w:val="00CE7BE8"/>
    <w:rsid w:val="00CF04A8"/>
    <w:rsid w:val="00CF5A1D"/>
    <w:rsid w:val="00CF6E93"/>
    <w:rsid w:val="00D12D76"/>
    <w:rsid w:val="00D1442C"/>
    <w:rsid w:val="00D152E1"/>
    <w:rsid w:val="00D208CE"/>
    <w:rsid w:val="00D25FC9"/>
    <w:rsid w:val="00D3473C"/>
    <w:rsid w:val="00D42D7B"/>
    <w:rsid w:val="00D44C63"/>
    <w:rsid w:val="00D44CB8"/>
    <w:rsid w:val="00D46FED"/>
    <w:rsid w:val="00D53272"/>
    <w:rsid w:val="00D7551F"/>
    <w:rsid w:val="00D83038"/>
    <w:rsid w:val="00D86A6F"/>
    <w:rsid w:val="00DA236A"/>
    <w:rsid w:val="00DE1729"/>
    <w:rsid w:val="00DF0346"/>
    <w:rsid w:val="00E13AEB"/>
    <w:rsid w:val="00E13DC4"/>
    <w:rsid w:val="00E17DD6"/>
    <w:rsid w:val="00E20664"/>
    <w:rsid w:val="00E35F3C"/>
    <w:rsid w:val="00E62C50"/>
    <w:rsid w:val="00E73E38"/>
    <w:rsid w:val="00E7455C"/>
    <w:rsid w:val="00E7631A"/>
    <w:rsid w:val="00E8156A"/>
    <w:rsid w:val="00E81862"/>
    <w:rsid w:val="00E86FC1"/>
    <w:rsid w:val="00EA4046"/>
    <w:rsid w:val="00EB24BE"/>
    <w:rsid w:val="00ED65C7"/>
    <w:rsid w:val="00ED6D39"/>
    <w:rsid w:val="00EF5C6C"/>
    <w:rsid w:val="00F01BB8"/>
    <w:rsid w:val="00F01CB4"/>
    <w:rsid w:val="00F0429F"/>
    <w:rsid w:val="00F1179C"/>
    <w:rsid w:val="00F133F5"/>
    <w:rsid w:val="00F16AAD"/>
    <w:rsid w:val="00F22B8C"/>
    <w:rsid w:val="00F410D6"/>
    <w:rsid w:val="00F41D93"/>
    <w:rsid w:val="00F54A9E"/>
    <w:rsid w:val="00F64DAF"/>
    <w:rsid w:val="00F8177E"/>
    <w:rsid w:val="00F94690"/>
    <w:rsid w:val="00F96030"/>
    <w:rsid w:val="00FA4F85"/>
    <w:rsid w:val="00FB2621"/>
    <w:rsid w:val="00FB6C5E"/>
    <w:rsid w:val="00FC0E73"/>
    <w:rsid w:val="00FC6CDE"/>
    <w:rsid w:val="00FD44BA"/>
    <w:rsid w:val="00FE52FF"/>
    <w:rsid w:val="00FE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70524D"/>
  <w15:chartTrackingRefBased/>
  <w15:docId w15:val="{73650624-5EC6-4D6D-A735-5B1BEAC2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0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02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02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02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0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2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02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02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02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02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0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0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0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02FA"/>
    <w:rPr>
      <w:rFonts w:eastAsiaTheme="majorEastAsia" w:cstheme="majorBidi"/>
      <w:color w:val="272727" w:themeColor="text1" w:themeTint="D8"/>
    </w:rPr>
  </w:style>
  <w:style w:type="paragraph" w:styleId="Title">
    <w:name w:val="Title"/>
    <w:basedOn w:val="Normal"/>
    <w:next w:val="Normal"/>
    <w:link w:val="TitleChar"/>
    <w:uiPriority w:val="10"/>
    <w:qFormat/>
    <w:rsid w:val="008F0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0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02FA"/>
    <w:pPr>
      <w:spacing w:before="160"/>
      <w:jc w:val="center"/>
    </w:pPr>
    <w:rPr>
      <w:i/>
      <w:iCs/>
      <w:color w:val="404040" w:themeColor="text1" w:themeTint="BF"/>
    </w:rPr>
  </w:style>
  <w:style w:type="character" w:customStyle="1" w:styleId="QuoteChar">
    <w:name w:val="Quote Char"/>
    <w:basedOn w:val="DefaultParagraphFont"/>
    <w:link w:val="Quote"/>
    <w:uiPriority w:val="29"/>
    <w:rsid w:val="008F02FA"/>
    <w:rPr>
      <w:i/>
      <w:iCs/>
      <w:color w:val="404040" w:themeColor="text1" w:themeTint="BF"/>
    </w:rPr>
  </w:style>
  <w:style w:type="paragraph" w:styleId="ListParagraph">
    <w:name w:val="List Paragraph"/>
    <w:basedOn w:val="Normal"/>
    <w:uiPriority w:val="34"/>
    <w:qFormat/>
    <w:rsid w:val="008F02FA"/>
    <w:pPr>
      <w:ind w:left="720"/>
      <w:contextualSpacing/>
    </w:pPr>
  </w:style>
  <w:style w:type="character" w:styleId="IntenseEmphasis">
    <w:name w:val="Intense Emphasis"/>
    <w:basedOn w:val="DefaultParagraphFont"/>
    <w:uiPriority w:val="21"/>
    <w:qFormat/>
    <w:rsid w:val="008F02FA"/>
    <w:rPr>
      <w:i/>
      <w:iCs/>
      <w:color w:val="0F4761" w:themeColor="accent1" w:themeShade="BF"/>
    </w:rPr>
  </w:style>
  <w:style w:type="paragraph" w:styleId="IntenseQuote">
    <w:name w:val="Intense Quote"/>
    <w:basedOn w:val="Normal"/>
    <w:next w:val="Normal"/>
    <w:link w:val="IntenseQuoteChar"/>
    <w:uiPriority w:val="30"/>
    <w:qFormat/>
    <w:rsid w:val="008F0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02FA"/>
    <w:rPr>
      <w:i/>
      <w:iCs/>
      <w:color w:val="0F4761" w:themeColor="accent1" w:themeShade="BF"/>
    </w:rPr>
  </w:style>
  <w:style w:type="character" w:styleId="IntenseReference">
    <w:name w:val="Intense Reference"/>
    <w:basedOn w:val="DefaultParagraphFont"/>
    <w:uiPriority w:val="32"/>
    <w:qFormat/>
    <w:rsid w:val="008F02FA"/>
    <w:rPr>
      <w:b/>
      <w:bCs/>
      <w:smallCaps/>
      <w:color w:val="0F4761" w:themeColor="accent1" w:themeShade="BF"/>
      <w:spacing w:val="5"/>
    </w:rPr>
  </w:style>
  <w:style w:type="table" w:styleId="TableGrid">
    <w:name w:val="Table Grid"/>
    <w:basedOn w:val="TableNormal"/>
    <w:uiPriority w:val="39"/>
    <w:rsid w:val="00517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17E00"/>
  </w:style>
  <w:style w:type="paragraph" w:styleId="FootnoteText">
    <w:name w:val="footnote text"/>
    <w:basedOn w:val="Normal"/>
    <w:link w:val="FootnoteTextChar"/>
    <w:uiPriority w:val="99"/>
    <w:semiHidden/>
    <w:unhideWhenUsed/>
    <w:rsid w:val="00754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361"/>
    <w:rPr>
      <w:sz w:val="20"/>
      <w:szCs w:val="20"/>
    </w:rPr>
  </w:style>
  <w:style w:type="character" w:styleId="FootnoteReference">
    <w:name w:val="footnote reference"/>
    <w:basedOn w:val="DefaultParagraphFont"/>
    <w:uiPriority w:val="99"/>
    <w:semiHidden/>
    <w:unhideWhenUsed/>
    <w:rsid w:val="00754361"/>
    <w:rPr>
      <w:vertAlign w:val="superscript"/>
    </w:rPr>
  </w:style>
  <w:style w:type="paragraph" w:styleId="EndnoteText">
    <w:name w:val="endnote text"/>
    <w:basedOn w:val="Normal"/>
    <w:link w:val="EndnoteTextChar"/>
    <w:uiPriority w:val="99"/>
    <w:semiHidden/>
    <w:unhideWhenUsed/>
    <w:rsid w:val="00401D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1DB7"/>
    <w:rPr>
      <w:sz w:val="20"/>
      <w:szCs w:val="20"/>
    </w:rPr>
  </w:style>
  <w:style w:type="character" w:styleId="EndnoteReference">
    <w:name w:val="endnote reference"/>
    <w:basedOn w:val="DefaultParagraphFont"/>
    <w:uiPriority w:val="99"/>
    <w:semiHidden/>
    <w:unhideWhenUsed/>
    <w:rsid w:val="00401DB7"/>
    <w:rPr>
      <w:vertAlign w:val="superscript"/>
    </w:rPr>
  </w:style>
  <w:style w:type="character" w:styleId="Hyperlink">
    <w:name w:val="Hyperlink"/>
    <w:basedOn w:val="DefaultParagraphFont"/>
    <w:uiPriority w:val="99"/>
    <w:unhideWhenUsed/>
    <w:rsid w:val="004221F8"/>
    <w:rPr>
      <w:color w:val="467886" w:themeColor="hyperlink"/>
      <w:u w:val="single"/>
    </w:rPr>
  </w:style>
  <w:style w:type="character" w:styleId="UnresolvedMention">
    <w:name w:val="Unresolved Mention"/>
    <w:basedOn w:val="DefaultParagraphFont"/>
    <w:uiPriority w:val="99"/>
    <w:semiHidden/>
    <w:unhideWhenUsed/>
    <w:rsid w:val="004221F8"/>
    <w:rPr>
      <w:color w:val="605E5C"/>
      <w:shd w:val="clear" w:color="auto" w:fill="E1DFDD"/>
    </w:rPr>
  </w:style>
  <w:style w:type="paragraph" w:styleId="NormalWeb">
    <w:name w:val="Normal (Web)"/>
    <w:basedOn w:val="Normal"/>
    <w:uiPriority w:val="99"/>
    <w:semiHidden/>
    <w:unhideWhenUsed/>
    <w:rsid w:val="00CE7BE8"/>
    <w:rPr>
      <w:rFonts w:ascii="Times New Roman" w:hAnsi="Times New Roman" w:cs="Times New Roman"/>
      <w:sz w:val="24"/>
      <w:szCs w:val="24"/>
    </w:rPr>
  </w:style>
  <w:style w:type="paragraph" w:styleId="TOCHeading">
    <w:name w:val="TOC Heading"/>
    <w:basedOn w:val="Heading1"/>
    <w:next w:val="Normal"/>
    <w:uiPriority w:val="39"/>
    <w:unhideWhenUsed/>
    <w:qFormat/>
    <w:rsid w:val="00172C7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77C6C"/>
    <w:pPr>
      <w:spacing w:after="100"/>
    </w:pPr>
  </w:style>
  <w:style w:type="paragraph" w:styleId="Header">
    <w:name w:val="header"/>
    <w:basedOn w:val="Normal"/>
    <w:link w:val="HeaderChar"/>
    <w:uiPriority w:val="99"/>
    <w:unhideWhenUsed/>
    <w:rsid w:val="00277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C6C"/>
  </w:style>
  <w:style w:type="paragraph" w:styleId="Footer">
    <w:name w:val="footer"/>
    <w:basedOn w:val="Normal"/>
    <w:link w:val="FooterChar"/>
    <w:uiPriority w:val="99"/>
    <w:unhideWhenUsed/>
    <w:rsid w:val="00277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C6C"/>
  </w:style>
  <w:style w:type="character" w:styleId="PlaceholderText">
    <w:name w:val="Placeholder Text"/>
    <w:basedOn w:val="DefaultParagraphFont"/>
    <w:uiPriority w:val="99"/>
    <w:semiHidden/>
    <w:rsid w:val="009B399A"/>
    <w:rPr>
      <w:color w:val="666666"/>
    </w:rPr>
  </w:style>
  <w:style w:type="paragraph" w:styleId="Caption">
    <w:name w:val="caption"/>
    <w:basedOn w:val="Normal"/>
    <w:next w:val="Normal"/>
    <w:uiPriority w:val="35"/>
    <w:unhideWhenUsed/>
    <w:qFormat/>
    <w:rsid w:val="009C5066"/>
    <w:pPr>
      <w:spacing w:after="200" w:line="240" w:lineRule="auto"/>
    </w:pPr>
    <w:rPr>
      <w:i/>
      <w:iCs/>
      <w:color w:val="0E2841" w:themeColor="text2"/>
      <w:sz w:val="18"/>
      <w:szCs w:val="18"/>
    </w:rPr>
  </w:style>
  <w:style w:type="table" w:styleId="PlainTable5">
    <w:name w:val="Plain Table 5"/>
    <w:basedOn w:val="TableNormal"/>
    <w:uiPriority w:val="45"/>
    <w:rsid w:val="0036495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3649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649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6495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3649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6495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6495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43A1"/>
    <w:pPr>
      <w:spacing w:after="0"/>
    </w:pPr>
  </w:style>
  <w:style w:type="character" w:styleId="FollowedHyperlink">
    <w:name w:val="FollowedHyperlink"/>
    <w:basedOn w:val="DefaultParagraphFont"/>
    <w:uiPriority w:val="99"/>
    <w:semiHidden/>
    <w:unhideWhenUsed/>
    <w:rsid w:val="009D54A9"/>
    <w:rPr>
      <w:color w:val="96607D" w:themeColor="followedHyperlink"/>
      <w:u w:val="single"/>
    </w:rPr>
  </w:style>
  <w:style w:type="paragraph" w:styleId="BalloonText">
    <w:name w:val="Balloon Text"/>
    <w:basedOn w:val="Normal"/>
    <w:link w:val="BalloonTextChar"/>
    <w:uiPriority w:val="99"/>
    <w:semiHidden/>
    <w:unhideWhenUsed/>
    <w:rsid w:val="005C7B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B31"/>
    <w:rPr>
      <w:rFonts w:ascii="Segoe UI" w:hAnsi="Segoe UI" w:cs="Segoe UI"/>
      <w:sz w:val="18"/>
      <w:szCs w:val="18"/>
    </w:rPr>
  </w:style>
  <w:style w:type="character" w:styleId="CommentReference">
    <w:name w:val="annotation reference"/>
    <w:basedOn w:val="DefaultParagraphFont"/>
    <w:uiPriority w:val="99"/>
    <w:semiHidden/>
    <w:unhideWhenUsed/>
    <w:rsid w:val="00E86FC1"/>
    <w:rPr>
      <w:sz w:val="16"/>
      <w:szCs w:val="16"/>
    </w:rPr>
  </w:style>
  <w:style w:type="paragraph" w:styleId="CommentText">
    <w:name w:val="annotation text"/>
    <w:basedOn w:val="Normal"/>
    <w:link w:val="CommentTextChar"/>
    <w:uiPriority w:val="99"/>
    <w:unhideWhenUsed/>
    <w:rsid w:val="00E86FC1"/>
    <w:pPr>
      <w:spacing w:line="240" w:lineRule="auto"/>
    </w:pPr>
    <w:rPr>
      <w:sz w:val="20"/>
      <w:szCs w:val="20"/>
    </w:rPr>
  </w:style>
  <w:style w:type="character" w:customStyle="1" w:styleId="CommentTextChar">
    <w:name w:val="Comment Text Char"/>
    <w:basedOn w:val="DefaultParagraphFont"/>
    <w:link w:val="CommentText"/>
    <w:uiPriority w:val="99"/>
    <w:rsid w:val="00E86FC1"/>
    <w:rPr>
      <w:sz w:val="20"/>
      <w:szCs w:val="20"/>
    </w:rPr>
  </w:style>
  <w:style w:type="paragraph" w:styleId="CommentSubject">
    <w:name w:val="annotation subject"/>
    <w:basedOn w:val="CommentText"/>
    <w:next w:val="CommentText"/>
    <w:link w:val="CommentSubjectChar"/>
    <w:uiPriority w:val="99"/>
    <w:semiHidden/>
    <w:unhideWhenUsed/>
    <w:rsid w:val="00E86FC1"/>
    <w:rPr>
      <w:b/>
      <w:bCs/>
    </w:rPr>
  </w:style>
  <w:style w:type="character" w:customStyle="1" w:styleId="CommentSubjectChar">
    <w:name w:val="Comment Subject Char"/>
    <w:basedOn w:val="CommentTextChar"/>
    <w:link w:val="CommentSubject"/>
    <w:uiPriority w:val="99"/>
    <w:semiHidden/>
    <w:rsid w:val="00E86FC1"/>
    <w:rPr>
      <w:b/>
      <w:bCs/>
      <w:sz w:val="20"/>
      <w:szCs w:val="20"/>
    </w:rPr>
  </w:style>
  <w:style w:type="paragraph" w:styleId="Revision">
    <w:name w:val="Revision"/>
    <w:hidden/>
    <w:uiPriority w:val="99"/>
    <w:semiHidden/>
    <w:rsid w:val="00CC0C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3983">
      <w:bodyDiv w:val="1"/>
      <w:marLeft w:val="0"/>
      <w:marRight w:val="0"/>
      <w:marTop w:val="0"/>
      <w:marBottom w:val="0"/>
      <w:divBdr>
        <w:top w:val="none" w:sz="0" w:space="0" w:color="auto"/>
        <w:left w:val="none" w:sz="0" w:space="0" w:color="auto"/>
        <w:bottom w:val="none" w:sz="0" w:space="0" w:color="auto"/>
        <w:right w:val="none" w:sz="0" w:space="0" w:color="auto"/>
      </w:divBdr>
    </w:div>
    <w:div w:id="74592347">
      <w:bodyDiv w:val="1"/>
      <w:marLeft w:val="0"/>
      <w:marRight w:val="0"/>
      <w:marTop w:val="0"/>
      <w:marBottom w:val="0"/>
      <w:divBdr>
        <w:top w:val="none" w:sz="0" w:space="0" w:color="auto"/>
        <w:left w:val="none" w:sz="0" w:space="0" w:color="auto"/>
        <w:bottom w:val="none" w:sz="0" w:space="0" w:color="auto"/>
        <w:right w:val="none" w:sz="0" w:space="0" w:color="auto"/>
      </w:divBdr>
    </w:div>
    <w:div w:id="98842964">
      <w:bodyDiv w:val="1"/>
      <w:marLeft w:val="0"/>
      <w:marRight w:val="0"/>
      <w:marTop w:val="0"/>
      <w:marBottom w:val="0"/>
      <w:divBdr>
        <w:top w:val="none" w:sz="0" w:space="0" w:color="auto"/>
        <w:left w:val="none" w:sz="0" w:space="0" w:color="auto"/>
        <w:bottom w:val="none" w:sz="0" w:space="0" w:color="auto"/>
        <w:right w:val="none" w:sz="0" w:space="0" w:color="auto"/>
      </w:divBdr>
    </w:div>
    <w:div w:id="113333986">
      <w:bodyDiv w:val="1"/>
      <w:marLeft w:val="0"/>
      <w:marRight w:val="0"/>
      <w:marTop w:val="0"/>
      <w:marBottom w:val="0"/>
      <w:divBdr>
        <w:top w:val="none" w:sz="0" w:space="0" w:color="auto"/>
        <w:left w:val="none" w:sz="0" w:space="0" w:color="auto"/>
        <w:bottom w:val="none" w:sz="0" w:space="0" w:color="auto"/>
        <w:right w:val="none" w:sz="0" w:space="0" w:color="auto"/>
      </w:divBdr>
    </w:div>
    <w:div w:id="117140711">
      <w:bodyDiv w:val="1"/>
      <w:marLeft w:val="0"/>
      <w:marRight w:val="0"/>
      <w:marTop w:val="0"/>
      <w:marBottom w:val="0"/>
      <w:divBdr>
        <w:top w:val="none" w:sz="0" w:space="0" w:color="auto"/>
        <w:left w:val="none" w:sz="0" w:space="0" w:color="auto"/>
        <w:bottom w:val="none" w:sz="0" w:space="0" w:color="auto"/>
        <w:right w:val="none" w:sz="0" w:space="0" w:color="auto"/>
      </w:divBdr>
    </w:div>
    <w:div w:id="184633606">
      <w:bodyDiv w:val="1"/>
      <w:marLeft w:val="0"/>
      <w:marRight w:val="0"/>
      <w:marTop w:val="0"/>
      <w:marBottom w:val="0"/>
      <w:divBdr>
        <w:top w:val="none" w:sz="0" w:space="0" w:color="auto"/>
        <w:left w:val="none" w:sz="0" w:space="0" w:color="auto"/>
        <w:bottom w:val="none" w:sz="0" w:space="0" w:color="auto"/>
        <w:right w:val="none" w:sz="0" w:space="0" w:color="auto"/>
      </w:divBdr>
    </w:div>
    <w:div w:id="199511795">
      <w:bodyDiv w:val="1"/>
      <w:marLeft w:val="0"/>
      <w:marRight w:val="0"/>
      <w:marTop w:val="0"/>
      <w:marBottom w:val="0"/>
      <w:divBdr>
        <w:top w:val="none" w:sz="0" w:space="0" w:color="auto"/>
        <w:left w:val="none" w:sz="0" w:space="0" w:color="auto"/>
        <w:bottom w:val="none" w:sz="0" w:space="0" w:color="auto"/>
        <w:right w:val="none" w:sz="0" w:space="0" w:color="auto"/>
      </w:divBdr>
      <w:divsChild>
        <w:div w:id="25760709">
          <w:marLeft w:val="-720"/>
          <w:marRight w:val="0"/>
          <w:marTop w:val="0"/>
          <w:marBottom w:val="0"/>
          <w:divBdr>
            <w:top w:val="none" w:sz="0" w:space="0" w:color="auto"/>
            <w:left w:val="none" w:sz="0" w:space="0" w:color="auto"/>
            <w:bottom w:val="none" w:sz="0" w:space="0" w:color="auto"/>
            <w:right w:val="none" w:sz="0" w:space="0" w:color="auto"/>
          </w:divBdr>
        </w:div>
      </w:divsChild>
    </w:div>
    <w:div w:id="204025490">
      <w:bodyDiv w:val="1"/>
      <w:marLeft w:val="0"/>
      <w:marRight w:val="0"/>
      <w:marTop w:val="0"/>
      <w:marBottom w:val="0"/>
      <w:divBdr>
        <w:top w:val="none" w:sz="0" w:space="0" w:color="auto"/>
        <w:left w:val="none" w:sz="0" w:space="0" w:color="auto"/>
        <w:bottom w:val="none" w:sz="0" w:space="0" w:color="auto"/>
        <w:right w:val="none" w:sz="0" w:space="0" w:color="auto"/>
      </w:divBdr>
    </w:div>
    <w:div w:id="220941694">
      <w:bodyDiv w:val="1"/>
      <w:marLeft w:val="0"/>
      <w:marRight w:val="0"/>
      <w:marTop w:val="0"/>
      <w:marBottom w:val="0"/>
      <w:divBdr>
        <w:top w:val="none" w:sz="0" w:space="0" w:color="auto"/>
        <w:left w:val="none" w:sz="0" w:space="0" w:color="auto"/>
        <w:bottom w:val="none" w:sz="0" w:space="0" w:color="auto"/>
        <w:right w:val="none" w:sz="0" w:space="0" w:color="auto"/>
      </w:divBdr>
    </w:div>
    <w:div w:id="222370356">
      <w:bodyDiv w:val="1"/>
      <w:marLeft w:val="0"/>
      <w:marRight w:val="0"/>
      <w:marTop w:val="0"/>
      <w:marBottom w:val="0"/>
      <w:divBdr>
        <w:top w:val="none" w:sz="0" w:space="0" w:color="auto"/>
        <w:left w:val="none" w:sz="0" w:space="0" w:color="auto"/>
        <w:bottom w:val="none" w:sz="0" w:space="0" w:color="auto"/>
        <w:right w:val="none" w:sz="0" w:space="0" w:color="auto"/>
      </w:divBdr>
      <w:divsChild>
        <w:div w:id="1007442110">
          <w:marLeft w:val="-720"/>
          <w:marRight w:val="0"/>
          <w:marTop w:val="0"/>
          <w:marBottom w:val="0"/>
          <w:divBdr>
            <w:top w:val="none" w:sz="0" w:space="0" w:color="auto"/>
            <w:left w:val="none" w:sz="0" w:space="0" w:color="auto"/>
            <w:bottom w:val="none" w:sz="0" w:space="0" w:color="auto"/>
            <w:right w:val="none" w:sz="0" w:space="0" w:color="auto"/>
          </w:divBdr>
        </w:div>
      </w:divsChild>
    </w:div>
    <w:div w:id="292567329">
      <w:bodyDiv w:val="1"/>
      <w:marLeft w:val="0"/>
      <w:marRight w:val="0"/>
      <w:marTop w:val="0"/>
      <w:marBottom w:val="0"/>
      <w:divBdr>
        <w:top w:val="none" w:sz="0" w:space="0" w:color="auto"/>
        <w:left w:val="none" w:sz="0" w:space="0" w:color="auto"/>
        <w:bottom w:val="none" w:sz="0" w:space="0" w:color="auto"/>
        <w:right w:val="none" w:sz="0" w:space="0" w:color="auto"/>
      </w:divBdr>
    </w:div>
    <w:div w:id="361446257">
      <w:bodyDiv w:val="1"/>
      <w:marLeft w:val="0"/>
      <w:marRight w:val="0"/>
      <w:marTop w:val="0"/>
      <w:marBottom w:val="0"/>
      <w:divBdr>
        <w:top w:val="none" w:sz="0" w:space="0" w:color="auto"/>
        <w:left w:val="none" w:sz="0" w:space="0" w:color="auto"/>
        <w:bottom w:val="none" w:sz="0" w:space="0" w:color="auto"/>
        <w:right w:val="none" w:sz="0" w:space="0" w:color="auto"/>
      </w:divBdr>
    </w:div>
    <w:div w:id="373308363">
      <w:bodyDiv w:val="1"/>
      <w:marLeft w:val="0"/>
      <w:marRight w:val="0"/>
      <w:marTop w:val="0"/>
      <w:marBottom w:val="0"/>
      <w:divBdr>
        <w:top w:val="none" w:sz="0" w:space="0" w:color="auto"/>
        <w:left w:val="none" w:sz="0" w:space="0" w:color="auto"/>
        <w:bottom w:val="none" w:sz="0" w:space="0" w:color="auto"/>
        <w:right w:val="none" w:sz="0" w:space="0" w:color="auto"/>
      </w:divBdr>
    </w:div>
    <w:div w:id="406536200">
      <w:bodyDiv w:val="1"/>
      <w:marLeft w:val="0"/>
      <w:marRight w:val="0"/>
      <w:marTop w:val="0"/>
      <w:marBottom w:val="0"/>
      <w:divBdr>
        <w:top w:val="none" w:sz="0" w:space="0" w:color="auto"/>
        <w:left w:val="none" w:sz="0" w:space="0" w:color="auto"/>
        <w:bottom w:val="none" w:sz="0" w:space="0" w:color="auto"/>
        <w:right w:val="none" w:sz="0" w:space="0" w:color="auto"/>
      </w:divBdr>
    </w:div>
    <w:div w:id="430206282">
      <w:bodyDiv w:val="1"/>
      <w:marLeft w:val="0"/>
      <w:marRight w:val="0"/>
      <w:marTop w:val="0"/>
      <w:marBottom w:val="0"/>
      <w:divBdr>
        <w:top w:val="none" w:sz="0" w:space="0" w:color="auto"/>
        <w:left w:val="none" w:sz="0" w:space="0" w:color="auto"/>
        <w:bottom w:val="none" w:sz="0" w:space="0" w:color="auto"/>
        <w:right w:val="none" w:sz="0" w:space="0" w:color="auto"/>
      </w:divBdr>
    </w:div>
    <w:div w:id="445855425">
      <w:bodyDiv w:val="1"/>
      <w:marLeft w:val="0"/>
      <w:marRight w:val="0"/>
      <w:marTop w:val="0"/>
      <w:marBottom w:val="0"/>
      <w:divBdr>
        <w:top w:val="none" w:sz="0" w:space="0" w:color="auto"/>
        <w:left w:val="none" w:sz="0" w:space="0" w:color="auto"/>
        <w:bottom w:val="none" w:sz="0" w:space="0" w:color="auto"/>
        <w:right w:val="none" w:sz="0" w:space="0" w:color="auto"/>
      </w:divBdr>
    </w:div>
    <w:div w:id="464354789">
      <w:bodyDiv w:val="1"/>
      <w:marLeft w:val="0"/>
      <w:marRight w:val="0"/>
      <w:marTop w:val="0"/>
      <w:marBottom w:val="0"/>
      <w:divBdr>
        <w:top w:val="none" w:sz="0" w:space="0" w:color="auto"/>
        <w:left w:val="none" w:sz="0" w:space="0" w:color="auto"/>
        <w:bottom w:val="none" w:sz="0" w:space="0" w:color="auto"/>
        <w:right w:val="none" w:sz="0" w:space="0" w:color="auto"/>
      </w:divBdr>
    </w:div>
    <w:div w:id="484585993">
      <w:bodyDiv w:val="1"/>
      <w:marLeft w:val="0"/>
      <w:marRight w:val="0"/>
      <w:marTop w:val="0"/>
      <w:marBottom w:val="0"/>
      <w:divBdr>
        <w:top w:val="none" w:sz="0" w:space="0" w:color="auto"/>
        <w:left w:val="none" w:sz="0" w:space="0" w:color="auto"/>
        <w:bottom w:val="none" w:sz="0" w:space="0" w:color="auto"/>
        <w:right w:val="none" w:sz="0" w:space="0" w:color="auto"/>
      </w:divBdr>
    </w:div>
    <w:div w:id="535966251">
      <w:bodyDiv w:val="1"/>
      <w:marLeft w:val="0"/>
      <w:marRight w:val="0"/>
      <w:marTop w:val="0"/>
      <w:marBottom w:val="0"/>
      <w:divBdr>
        <w:top w:val="none" w:sz="0" w:space="0" w:color="auto"/>
        <w:left w:val="none" w:sz="0" w:space="0" w:color="auto"/>
        <w:bottom w:val="none" w:sz="0" w:space="0" w:color="auto"/>
        <w:right w:val="none" w:sz="0" w:space="0" w:color="auto"/>
      </w:divBdr>
    </w:div>
    <w:div w:id="552891718">
      <w:bodyDiv w:val="1"/>
      <w:marLeft w:val="0"/>
      <w:marRight w:val="0"/>
      <w:marTop w:val="0"/>
      <w:marBottom w:val="0"/>
      <w:divBdr>
        <w:top w:val="none" w:sz="0" w:space="0" w:color="auto"/>
        <w:left w:val="none" w:sz="0" w:space="0" w:color="auto"/>
        <w:bottom w:val="none" w:sz="0" w:space="0" w:color="auto"/>
        <w:right w:val="none" w:sz="0" w:space="0" w:color="auto"/>
      </w:divBdr>
    </w:div>
    <w:div w:id="581566681">
      <w:bodyDiv w:val="1"/>
      <w:marLeft w:val="0"/>
      <w:marRight w:val="0"/>
      <w:marTop w:val="0"/>
      <w:marBottom w:val="0"/>
      <w:divBdr>
        <w:top w:val="none" w:sz="0" w:space="0" w:color="auto"/>
        <w:left w:val="none" w:sz="0" w:space="0" w:color="auto"/>
        <w:bottom w:val="none" w:sz="0" w:space="0" w:color="auto"/>
        <w:right w:val="none" w:sz="0" w:space="0" w:color="auto"/>
      </w:divBdr>
    </w:div>
    <w:div w:id="582296830">
      <w:bodyDiv w:val="1"/>
      <w:marLeft w:val="0"/>
      <w:marRight w:val="0"/>
      <w:marTop w:val="0"/>
      <w:marBottom w:val="0"/>
      <w:divBdr>
        <w:top w:val="none" w:sz="0" w:space="0" w:color="auto"/>
        <w:left w:val="none" w:sz="0" w:space="0" w:color="auto"/>
        <w:bottom w:val="none" w:sz="0" w:space="0" w:color="auto"/>
        <w:right w:val="none" w:sz="0" w:space="0" w:color="auto"/>
      </w:divBdr>
    </w:div>
    <w:div w:id="644435004">
      <w:bodyDiv w:val="1"/>
      <w:marLeft w:val="0"/>
      <w:marRight w:val="0"/>
      <w:marTop w:val="0"/>
      <w:marBottom w:val="0"/>
      <w:divBdr>
        <w:top w:val="none" w:sz="0" w:space="0" w:color="auto"/>
        <w:left w:val="none" w:sz="0" w:space="0" w:color="auto"/>
        <w:bottom w:val="none" w:sz="0" w:space="0" w:color="auto"/>
        <w:right w:val="none" w:sz="0" w:space="0" w:color="auto"/>
      </w:divBdr>
    </w:div>
    <w:div w:id="666248349">
      <w:bodyDiv w:val="1"/>
      <w:marLeft w:val="0"/>
      <w:marRight w:val="0"/>
      <w:marTop w:val="0"/>
      <w:marBottom w:val="0"/>
      <w:divBdr>
        <w:top w:val="none" w:sz="0" w:space="0" w:color="auto"/>
        <w:left w:val="none" w:sz="0" w:space="0" w:color="auto"/>
        <w:bottom w:val="none" w:sz="0" w:space="0" w:color="auto"/>
        <w:right w:val="none" w:sz="0" w:space="0" w:color="auto"/>
      </w:divBdr>
    </w:div>
    <w:div w:id="675423702">
      <w:bodyDiv w:val="1"/>
      <w:marLeft w:val="0"/>
      <w:marRight w:val="0"/>
      <w:marTop w:val="0"/>
      <w:marBottom w:val="0"/>
      <w:divBdr>
        <w:top w:val="none" w:sz="0" w:space="0" w:color="auto"/>
        <w:left w:val="none" w:sz="0" w:space="0" w:color="auto"/>
        <w:bottom w:val="none" w:sz="0" w:space="0" w:color="auto"/>
        <w:right w:val="none" w:sz="0" w:space="0" w:color="auto"/>
      </w:divBdr>
    </w:div>
    <w:div w:id="676426948">
      <w:bodyDiv w:val="1"/>
      <w:marLeft w:val="0"/>
      <w:marRight w:val="0"/>
      <w:marTop w:val="0"/>
      <w:marBottom w:val="0"/>
      <w:divBdr>
        <w:top w:val="none" w:sz="0" w:space="0" w:color="auto"/>
        <w:left w:val="none" w:sz="0" w:space="0" w:color="auto"/>
        <w:bottom w:val="none" w:sz="0" w:space="0" w:color="auto"/>
        <w:right w:val="none" w:sz="0" w:space="0" w:color="auto"/>
      </w:divBdr>
    </w:div>
    <w:div w:id="683557777">
      <w:bodyDiv w:val="1"/>
      <w:marLeft w:val="0"/>
      <w:marRight w:val="0"/>
      <w:marTop w:val="0"/>
      <w:marBottom w:val="0"/>
      <w:divBdr>
        <w:top w:val="none" w:sz="0" w:space="0" w:color="auto"/>
        <w:left w:val="none" w:sz="0" w:space="0" w:color="auto"/>
        <w:bottom w:val="none" w:sz="0" w:space="0" w:color="auto"/>
        <w:right w:val="none" w:sz="0" w:space="0" w:color="auto"/>
      </w:divBdr>
    </w:div>
    <w:div w:id="767655729">
      <w:bodyDiv w:val="1"/>
      <w:marLeft w:val="0"/>
      <w:marRight w:val="0"/>
      <w:marTop w:val="0"/>
      <w:marBottom w:val="0"/>
      <w:divBdr>
        <w:top w:val="none" w:sz="0" w:space="0" w:color="auto"/>
        <w:left w:val="none" w:sz="0" w:space="0" w:color="auto"/>
        <w:bottom w:val="none" w:sz="0" w:space="0" w:color="auto"/>
        <w:right w:val="none" w:sz="0" w:space="0" w:color="auto"/>
      </w:divBdr>
    </w:div>
    <w:div w:id="793669718">
      <w:bodyDiv w:val="1"/>
      <w:marLeft w:val="0"/>
      <w:marRight w:val="0"/>
      <w:marTop w:val="0"/>
      <w:marBottom w:val="0"/>
      <w:divBdr>
        <w:top w:val="none" w:sz="0" w:space="0" w:color="auto"/>
        <w:left w:val="none" w:sz="0" w:space="0" w:color="auto"/>
        <w:bottom w:val="none" w:sz="0" w:space="0" w:color="auto"/>
        <w:right w:val="none" w:sz="0" w:space="0" w:color="auto"/>
      </w:divBdr>
    </w:div>
    <w:div w:id="840198029">
      <w:bodyDiv w:val="1"/>
      <w:marLeft w:val="0"/>
      <w:marRight w:val="0"/>
      <w:marTop w:val="0"/>
      <w:marBottom w:val="0"/>
      <w:divBdr>
        <w:top w:val="none" w:sz="0" w:space="0" w:color="auto"/>
        <w:left w:val="none" w:sz="0" w:space="0" w:color="auto"/>
        <w:bottom w:val="none" w:sz="0" w:space="0" w:color="auto"/>
        <w:right w:val="none" w:sz="0" w:space="0" w:color="auto"/>
      </w:divBdr>
    </w:div>
    <w:div w:id="857042969">
      <w:bodyDiv w:val="1"/>
      <w:marLeft w:val="0"/>
      <w:marRight w:val="0"/>
      <w:marTop w:val="0"/>
      <w:marBottom w:val="0"/>
      <w:divBdr>
        <w:top w:val="none" w:sz="0" w:space="0" w:color="auto"/>
        <w:left w:val="none" w:sz="0" w:space="0" w:color="auto"/>
        <w:bottom w:val="none" w:sz="0" w:space="0" w:color="auto"/>
        <w:right w:val="none" w:sz="0" w:space="0" w:color="auto"/>
      </w:divBdr>
    </w:div>
    <w:div w:id="864027387">
      <w:bodyDiv w:val="1"/>
      <w:marLeft w:val="0"/>
      <w:marRight w:val="0"/>
      <w:marTop w:val="0"/>
      <w:marBottom w:val="0"/>
      <w:divBdr>
        <w:top w:val="none" w:sz="0" w:space="0" w:color="auto"/>
        <w:left w:val="none" w:sz="0" w:space="0" w:color="auto"/>
        <w:bottom w:val="none" w:sz="0" w:space="0" w:color="auto"/>
        <w:right w:val="none" w:sz="0" w:space="0" w:color="auto"/>
      </w:divBdr>
    </w:div>
    <w:div w:id="876088870">
      <w:bodyDiv w:val="1"/>
      <w:marLeft w:val="0"/>
      <w:marRight w:val="0"/>
      <w:marTop w:val="0"/>
      <w:marBottom w:val="0"/>
      <w:divBdr>
        <w:top w:val="none" w:sz="0" w:space="0" w:color="auto"/>
        <w:left w:val="none" w:sz="0" w:space="0" w:color="auto"/>
        <w:bottom w:val="none" w:sz="0" w:space="0" w:color="auto"/>
        <w:right w:val="none" w:sz="0" w:space="0" w:color="auto"/>
      </w:divBdr>
    </w:div>
    <w:div w:id="967857925">
      <w:bodyDiv w:val="1"/>
      <w:marLeft w:val="0"/>
      <w:marRight w:val="0"/>
      <w:marTop w:val="0"/>
      <w:marBottom w:val="0"/>
      <w:divBdr>
        <w:top w:val="none" w:sz="0" w:space="0" w:color="auto"/>
        <w:left w:val="none" w:sz="0" w:space="0" w:color="auto"/>
        <w:bottom w:val="none" w:sz="0" w:space="0" w:color="auto"/>
        <w:right w:val="none" w:sz="0" w:space="0" w:color="auto"/>
      </w:divBdr>
    </w:div>
    <w:div w:id="1035692360">
      <w:bodyDiv w:val="1"/>
      <w:marLeft w:val="0"/>
      <w:marRight w:val="0"/>
      <w:marTop w:val="0"/>
      <w:marBottom w:val="0"/>
      <w:divBdr>
        <w:top w:val="none" w:sz="0" w:space="0" w:color="auto"/>
        <w:left w:val="none" w:sz="0" w:space="0" w:color="auto"/>
        <w:bottom w:val="none" w:sz="0" w:space="0" w:color="auto"/>
        <w:right w:val="none" w:sz="0" w:space="0" w:color="auto"/>
      </w:divBdr>
    </w:div>
    <w:div w:id="1044522469">
      <w:bodyDiv w:val="1"/>
      <w:marLeft w:val="0"/>
      <w:marRight w:val="0"/>
      <w:marTop w:val="0"/>
      <w:marBottom w:val="0"/>
      <w:divBdr>
        <w:top w:val="none" w:sz="0" w:space="0" w:color="auto"/>
        <w:left w:val="none" w:sz="0" w:space="0" w:color="auto"/>
        <w:bottom w:val="none" w:sz="0" w:space="0" w:color="auto"/>
        <w:right w:val="none" w:sz="0" w:space="0" w:color="auto"/>
      </w:divBdr>
    </w:div>
    <w:div w:id="1046677959">
      <w:bodyDiv w:val="1"/>
      <w:marLeft w:val="0"/>
      <w:marRight w:val="0"/>
      <w:marTop w:val="0"/>
      <w:marBottom w:val="0"/>
      <w:divBdr>
        <w:top w:val="none" w:sz="0" w:space="0" w:color="auto"/>
        <w:left w:val="none" w:sz="0" w:space="0" w:color="auto"/>
        <w:bottom w:val="none" w:sz="0" w:space="0" w:color="auto"/>
        <w:right w:val="none" w:sz="0" w:space="0" w:color="auto"/>
      </w:divBdr>
    </w:div>
    <w:div w:id="1080327060">
      <w:bodyDiv w:val="1"/>
      <w:marLeft w:val="0"/>
      <w:marRight w:val="0"/>
      <w:marTop w:val="0"/>
      <w:marBottom w:val="0"/>
      <w:divBdr>
        <w:top w:val="none" w:sz="0" w:space="0" w:color="auto"/>
        <w:left w:val="none" w:sz="0" w:space="0" w:color="auto"/>
        <w:bottom w:val="none" w:sz="0" w:space="0" w:color="auto"/>
        <w:right w:val="none" w:sz="0" w:space="0" w:color="auto"/>
      </w:divBdr>
    </w:div>
    <w:div w:id="1120495240">
      <w:bodyDiv w:val="1"/>
      <w:marLeft w:val="0"/>
      <w:marRight w:val="0"/>
      <w:marTop w:val="0"/>
      <w:marBottom w:val="0"/>
      <w:divBdr>
        <w:top w:val="none" w:sz="0" w:space="0" w:color="auto"/>
        <w:left w:val="none" w:sz="0" w:space="0" w:color="auto"/>
        <w:bottom w:val="none" w:sz="0" w:space="0" w:color="auto"/>
        <w:right w:val="none" w:sz="0" w:space="0" w:color="auto"/>
      </w:divBdr>
    </w:div>
    <w:div w:id="1184633071">
      <w:bodyDiv w:val="1"/>
      <w:marLeft w:val="0"/>
      <w:marRight w:val="0"/>
      <w:marTop w:val="0"/>
      <w:marBottom w:val="0"/>
      <w:divBdr>
        <w:top w:val="none" w:sz="0" w:space="0" w:color="auto"/>
        <w:left w:val="none" w:sz="0" w:space="0" w:color="auto"/>
        <w:bottom w:val="none" w:sz="0" w:space="0" w:color="auto"/>
        <w:right w:val="none" w:sz="0" w:space="0" w:color="auto"/>
      </w:divBdr>
    </w:div>
    <w:div w:id="1194031178">
      <w:bodyDiv w:val="1"/>
      <w:marLeft w:val="0"/>
      <w:marRight w:val="0"/>
      <w:marTop w:val="0"/>
      <w:marBottom w:val="0"/>
      <w:divBdr>
        <w:top w:val="none" w:sz="0" w:space="0" w:color="auto"/>
        <w:left w:val="none" w:sz="0" w:space="0" w:color="auto"/>
        <w:bottom w:val="none" w:sz="0" w:space="0" w:color="auto"/>
        <w:right w:val="none" w:sz="0" w:space="0" w:color="auto"/>
      </w:divBdr>
    </w:div>
    <w:div w:id="1225485462">
      <w:bodyDiv w:val="1"/>
      <w:marLeft w:val="0"/>
      <w:marRight w:val="0"/>
      <w:marTop w:val="0"/>
      <w:marBottom w:val="0"/>
      <w:divBdr>
        <w:top w:val="none" w:sz="0" w:space="0" w:color="auto"/>
        <w:left w:val="none" w:sz="0" w:space="0" w:color="auto"/>
        <w:bottom w:val="none" w:sz="0" w:space="0" w:color="auto"/>
        <w:right w:val="none" w:sz="0" w:space="0" w:color="auto"/>
      </w:divBdr>
    </w:div>
    <w:div w:id="1239099403">
      <w:bodyDiv w:val="1"/>
      <w:marLeft w:val="0"/>
      <w:marRight w:val="0"/>
      <w:marTop w:val="0"/>
      <w:marBottom w:val="0"/>
      <w:divBdr>
        <w:top w:val="none" w:sz="0" w:space="0" w:color="auto"/>
        <w:left w:val="none" w:sz="0" w:space="0" w:color="auto"/>
        <w:bottom w:val="none" w:sz="0" w:space="0" w:color="auto"/>
        <w:right w:val="none" w:sz="0" w:space="0" w:color="auto"/>
      </w:divBdr>
    </w:div>
    <w:div w:id="1258362916">
      <w:bodyDiv w:val="1"/>
      <w:marLeft w:val="0"/>
      <w:marRight w:val="0"/>
      <w:marTop w:val="0"/>
      <w:marBottom w:val="0"/>
      <w:divBdr>
        <w:top w:val="none" w:sz="0" w:space="0" w:color="auto"/>
        <w:left w:val="none" w:sz="0" w:space="0" w:color="auto"/>
        <w:bottom w:val="none" w:sz="0" w:space="0" w:color="auto"/>
        <w:right w:val="none" w:sz="0" w:space="0" w:color="auto"/>
      </w:divBdr>
    </w:div>
    <w:div w:id="1264605912">
      <w:bodyDiv w:val="1"/>
      <w:marLeft w:val="0"/>
      <w:marRight w:val="0"/>
      <w:marTop w:val="0"/>
      <w:marBottom w:val="0"/>
      <w:divBdr>
        <w:top w:val="none" w:sz="0" w:space="0" w:color="auto"/>
        <w:left w:val="none" w:sz="0" w:space="0" w:color="auto"/>
        <w:bottom w:val="none" w:sz="0" w:space="0" w:color="auto"/>
        <w:right w:val="none" w:sz="0" w:space="0" w:color="auto"/>
      </w:divBdr>
    </w:div>
    <w:div w:id="1276451078">
      <w:bodyDiv w:val="1"/>
      <w:marLeft w:val="0"/>
      <w:marRight w:val="0"/>
      <w:marTop w:val="0"/>
      <w:marBottom w:val="0"/>
      <w:divBdr>
        <w:top w:val="none" w:sz="0" w:space="0" w:color="auto"/>
        <w:left w:val="none" w:sz="0" w:space="0" w:color="auto"/>
        <w:bottom w:val="none" w:sz="0" w:space="0" w:color="auto"/>
        <w:right w:val="none" w:sz="0" w:space="0" w:color="auto"/>
      </w:divBdr>
    </w:div>
    <w:div w:id="1287275479">
      <w:bodyDiv w:val="1"/>
      <w:marLeft w:val="0"/>
      <w:marRight w:val="0"/>
      <w:marTop w:val="0"/>
      <w:marBottom w:val="0"/>
      <w:divBdr>
        <w:top w:val="none" w:sz="0" w:space="0" w:color="auto"/>
        <w:left w:val="none" w:sz="0" w:space="0" w:color="auto"/>
        <w:bottom w:val="none" w:sz="0" w:space="0" w:color="auto"/>
        <w:right w:val="none" w:sz="0" w:space="0" w:color="auto"/>
      </w:divBdr>
    </w:div>
    <w:div w:id="1306395706">
      <w:bodyDiv w:val="1"/>
      <w:marLeft w:val="0"/>
      <w:marRight w:val="0"/>
      <w:marTop w:val="0"/>
      <w:marBottom w:val="0"/>
      <w:divBdr>
        <w:top w:val="none" w:sz="0" w:space="0" w:color="auto"/>
        <w:left w:val="none" w:sz="0" w:space="0" w:color="auto"/>
        <w:bottom w:val="none" w:sz="0" w:space="0" w:color="auto"/>
        <w:right w:val="none" w:sz="0" w:space="0" w:color="auto"/>
      </w:divBdr>
    </w:div>
    <w:div w:id="1315066466">
      <w:bodyDiv w:val="1"/>
      <w:marLeft w:val="0"/>
      <w:marRight w:val="0"/>
      <w:marTop w:val="0"/>
      <w:marBottom w:val="0"/>
      <w:divBdr>
        <w:top w:val="none" w:sz="0" w:space="0" w:color="auto"/>
        <w:left w:val="none" w:sz="0" w:space="0" w:color="auto"/>
        <w:bottom w:val="none" w:sz="0" w:space="0" w:color="auto"/>
        <w:right w:val="none" w:sz="0" w:space="0" w:color="auto"/>
      </w:divBdr>
    </w:div>
    <w:div w:id="1349990466">
      <w:bodyDiv w:val="1"/>
      <w:marLeft w:val="0"/>
      <w:marRight w:val="0"/>
      <w:marTop w:val="0"/>
      <w:marBottom w:val="0"/>
      <w:divBdr>
        <w:top w:val="none" w:sz="0" w:space="0" w:color="auto"/>
        <w:left w:val="none" w:sz="0" w:space="0" w:color="auto"/>
        <w:bottom w:val="none" w:sz="0" w:space="0" w:color="auto"/>
        <w:right w:val="none" w:sz="0" w:space="0" w:color="auto"/>
      </w:divBdr>
    </w:div>
    <w:div w:id="1406030285">
      <w:bodyDiv w:val="1"/>
      <w:marLeft w:val="0"/>
      <w:marRight w:val="0"/>
      <w:marTop w:val="0"/>
      <w:marBottom w:val="0"/>
      <w:divBdr>
        <w:top w:val="none" w:sz="0" w:space="0" w:color="auto"/>
        <w:left w:val="none" w:sz="0" w:space="0" w:color="auto"/>
        <w:bottom w:val="none" w:sz="0" w:space="0" w:color="auto"/>
        <w:right w:val="none" w:sz="0" w:space="0" w:color="auto"/>
      </w:divBdr>
    </w:div>
    <w:div w:id="1450398470">
      <w:bodyDiv w:val="1"/>
      <w:marLeft w:val="0"/>
      <w:marRight w:val="0"/>
      <w:marTop w:val="0"/>
      <w:marBottom w:val="0"/>
      <w:divBdr>
        <w:top w:val="none" w:sz="0" w:space="0" w:color="auto"/>
        <w:left w:val="none" w:sz="0" w:space="0" w:color="auto"/>
        <w:bottom w:val="none" w:sz="0" w:space="0" w:color="auto"/>
        <w:right w:val="none" w:sz="0" w:space="0" w:color="auto"/>
      </w:divBdr>
    </w:div>
    <w:div w:id="1532842300">
      <w:bodyDiv w:val="1"/>
      <w:marLeft w:val="0"/>
      <w:marRight w:val="0"/>
      <w:marTop w:val="0"/>
      <w:marBottom w:val="0"/>
      <w:divBdr>
        <w:top w:val="none" w:sz="0" w:space="0" w:color="auto"/>
        <w:left w:val="none" w:sz="0" w:space="0" w:color="auto"/>
        <w:bottom w:val="none" w:sz="0" w:space="0" w:color="auto"/>
        <w:right w:val="none" w:sz="0" w:space="0" w:color="auto"/>
      </w:divBdr>
    </w:div>
    <w:div w:id="1533684251">
      <w:bodyDiv w:val="1"/>
      <w:marLeft w:val="0"/>
      <w:marRight w:val="0"/>
      <w:marTop w:val="0"/>
      <w:marBottom w:val="0"/>
      <w:divBdr>
        <w:top w:val="none" w:sz="0" w:space="0" w:color="auto"/>
        <w:left w:val="none" w:sz="0" w:space="0" w:color="auto"/>
        <w:bottom w:val="none" w:sz="0" w:space="0" w:color="auto"/>
        <w:right w:val="none" w:sz="0" w:space="0" w:color="auto"/>
      </w:divBdr>
    </w:div>
    <w:div w:id="1573272226">
      <w:bodyDiv w:val="1"/>
      <w:marLeft w:val="0"/>
      <w:marRight w:val="0"/>
      <w:marTop w:val="0"/>
      <w:marBottom w:val="0"/>
      <w:divBdr>
        <w:top w:val="none" w:sz="0" w:space="0" w:color="auto"/>
        <w:left w:val="none" w:sz="0" w:space="0" w:color="auto"/>
        <w:bottom w:val="none" w:sz="0" w:space="0" w:color="auto"/>
        <w:right w:val="none" w:sz="0" w:space="0" w:color="auto"/>
      </w:divBdr>
    </w:div>
    <w:div w:id="1584218264">
      <w:bodyDiv w:val="1"/>
      <w:marLeft w:val="0"/>
      <w:marRight w:val="0"/>
      <w:marTop w:val="0"/>
      <w:marBottom w:val="0"/>
      <w:divBdr>
        <w:top w:val="none" w:sz="0" w:space="0" w:color="auto"/>
        <w:left w:val="none" w:sz="0" w:space="0" w:color="auto"/>
        <w:bottom w:val="none" w:sz="0" w:space="0" w:color="auto"/>
        <w:right w:val="none" w:sz="0" w:space="0" w:color="auto"/>
      </w:divBdr>
    </w:div>
    <w:div w:id="1586037399">
      <w:bodyDiv w:val="1"/>
      <w:marLeft w:val="0"/>
      <w:marRight w:val="0"/>
      <w:marTop w:val="0"/>
      <w:marBottom w:val="0"/>
      <w:divBdr>
        <w:top w:val="none" w:sz="0" w:space="0" w:color="auto"/>
        <w:left w:val="none" w:sz="0" w:space="0" w:color="auto"/>
        <w:bottom w:val="none" w:sz="0" w:space="0" w:color="auto"/>
        <w:right w:val="none" w:sz="0" w:space="0" w:color="auto"/>
      </w:divBdr>
    </w:div>
    <w:div w:id="1606889110">
      <w:bodyDiv w:val="1"/>
      <w:marLeft w:val="0"/>
      <w:marRight w:val="0"/>
      <w:marTop w:val="0"/>
      <w:marBottom w:val="0"/>
      <w:divBdr>
        <w:top w:val="none" w:sz="0" w:space="0" w:color="auto"/>
        <w:left w:val="none" w:sz="0" w:space="0" w:color="auto"/>
        <w:bottom w:val="none" w:sz="0" w:space="0" w:color="auto"/>
        <w:right w:val="none" w:sz="0" w:space="0" w:color="auto"/>
      </w:divBdr>
      <w:divsChild>
        <w:div w:id="1941058142">
          <w:marLeft w:val="-720"/>
          <w:marRight w:val="0"/>
          <w:marTop w:val="0"/>
          <w:marBottom w:val="0"/>
          <w:divBdr>
            <w:top w:val="none" w:sz="0" w:space="0" w:color="auto"/>
            <w:left w:val="none" w:sz="0" w:space="0" w:color="auto"/>
            <w:bottom w:val="none" w:sz="0" w:space="0" w:color="auto"/>
            <w:right w:val="none" w:sz="0" w:space="0" w:color="auto"/>
          </w:divBdr>
        </w:div>
      </w:divsChild>
    </w:div>
    <w:div w:id="1616130974">
      <w:bodyDiv w:val="1"/>
      <w:marLeft w:val="0"/>
      <w:marRight w:val="0"/>
      <w:marTop w:val="0"/>
      <w:marBottom w:val="0"/>
      <w:divBdr>
        <w:top w:val="none" w:sz="0" w:space="0" w:color="auto"/>
        <w:left w:val="none" w:sz="0" w:space="0" w:color="auto"/>
        <w:bottom w:val="none" w:sz="0" w:space="0" w:color="auto"/>
        <w:right w:val="none" w:sz="0" w:space="0" w:color="auto"/>
      </w:divBdr>
    </w:div>
    <w:div w:id="1623074334">
      <w:bodyDiv w:val="1"/>
      <w:marLeft w:val="0"/>
      <w:marRight w:val="0"/>
      <w:marTop w:val="0"/>
      <w:marBottom w:val="0"/>
      <w:divBdr>
        <w:top w:val="none" w:sz="0" w:space="0" w:color="auto"/>
        <w:left w:val="none" w:sz="0" w:space="0" w:color="auto"/>
        <w:bottom w:val="none" w:sz="0" w:space="0" w:color="auto"/>
        <w:right w:val="none" w:sz="0" w:space="0" w:color="auto"/>
      </w:divBdr>
      <w:divsChild>
        <w:div w:id="386027341">
          <w:marLeft w:val="-720"/>
          <w:marRight w:val="0"/>
          <w:marTop w:val="0"/>
          <w:marBottom w:val="0"/>
          <w:divBdr>
            <w:top w:val="none" w:sz="0" w:space="0" w:color="auto"/>
            <w:left w:val="none" w:sz="0" w:space="0" w:color="auto"/>
            <w:bottom w:val="none" w:sz="0" w:space="0" w:color="auto"/>
            <w:right w:val="none" w:sz="0" w:space="0" w:color="auto"/>
          </w:divBdr>
        </w:div>
      </w:divsChild>
    </w:div>
    <w:div w:id="1650548535">
      <w:bodyDiv w:val="1"/>
      <w:marLeft w:val="0"/>
      <w:marRight w:val="0"/>
      <w:marTop w:val="0"/>
      <w:marBottom w:val="0"/>
      <w:divBdr>
        <w:top w:val="none" w:sz="0" w:space="0" w:color="auto"/>
        <w:left w:val="none" w:sz="0" w:space="0" w:color="auto"/>
        <w:bottom w:val="none" w:sz="0" w:space="0" w:color="auto"/>
        <w:right w:val="none" w:sz="0" w:space="0" w:color="auto"/>
      </w:divBdr>
    </w:div>
    <w:div w:id="1652442413">
      <w:bodyDiv w:val="1"/>
      <w:marLeft w:val="0"/>
      <w:marRight w:val="0"/>
      <w:marTop w:val="0"/>
      <w:marBottom w:val="0"/>
      <w:divBdr>
        <w:top w:val="none" w:sz="0" w:space="0" w:color="auto"/>
        <w:left w:val="none" w:sz="0" w:space="0" w:color="auto"/>
        <w:bottom w:val="none" w:sz="0" w:space="0" w:color="auto"/>
        <w:right w:val="none" w:sz="0" w:space="0" w:color="auto"/>
      </w:divBdr>
    </w:div>
    <w:div w:id="1710492200">
      <w:bodyDiv w:val="1"/>
      <w:marLeft w:val="0"/>
      <w:marRight w:val="0"/>
      <w:marTop w:val="0"/>
      <w:marBottom w:val="0"/>
      <w:divBdr>
        <w:top w:val="none" w:sz="0" w:space="0" w:color="auto"/>
        <w:left w:val="none" w:sz="0" w:space="0" w:color="auto"/>
        <w:bottom w:val="none" w:sz="0" w:space="0" w:color="auto"/>
        <w:right w:val="none" w:sz="0" w:space="0" w:color="auto"/>
      </w:divBdr>
    </w:div>
    <w:div w:id="1744796288">
      <w:bodyDiv w:val="1"/>
      <w:marLeft w:val="0"/>
      <w:marRight w:val="0"/>
      <w:marTop w:val="0"/>
      <w:marBottom w:val="0"/>
      <w:divBdr>
        <w:top w:val="none" w:sz="0" w:space="0" w:color="auto"/>
        <w:left w:val="none" w:sz="0" w:space="0" w:color="auto"/>
        <w:bottom w:val="none" w:sz="0" w:space="0" w:color="auto"/>
        <w:right w:val="none" w:sz="0" w:space="0" w:color="auto"/>
      </w:divBdr>
    </w:div>
    <w:div w:id="1750270963">
      <w:bodyDiv w:val="1"/>
      <w:marLeft w:val="0"/>
      <w:marRight w:val="0"/>
      <w:marTop w:val="0"/>
      <w:marBottom w:val="0"/>
      <w:divBdr>
        <w:top w:val="none" w:sz="0" w:space="0" w:color="auto"/>
        <w:left w:val="none" w:sz="0" w:space="0" w:color="auto"/>
        <w:bottom w:val="none" w:sz="0" w:space="0" w:color="auto"/>
        <w:right w:val="none" w:sz="0" w:space="0" w:color="auto"/>
      </w:divBdr>
    </w:div>
    <w:div w:id="1797674555">
      <w:bodyDiv w:val="1"/>
      <w:marLeft w:val="0"/>
      <w:marRight w:val="0"/>
      <w:marTop w:val="0"/>
      <w:marBottom w:val="0"/>
      <w:divBdr>
        <w:top w:val="none" w:sz="0" w:space="0" w:color="auto"/>
        <w:left w:val="none" w:sz="0" w:space="0" w:color="auto"/>
        <w:bottom w:val="none" w:sz="0" w:space="0" w:color="auto"/>
        <w:right w:val="none" w:sz="0" w:space="0" w:color="auto"/>
      </w:divBdr>
    </w:div>
    <w:div w:id="1817795719">
      <w:bodyDiv w:val="1"/>
      <w:marLeft w:val="0"/>
      <w:marRight w:val="0"/>
      <w:marTop w:val="0"/>
      <w:marBottom w:val="0"/>
      <w:divBdr>
        <w:top w:val="none" w:sz="0" w:space="0" w:color="auto"/>
        <w:left w:val="none" w:sz="0" w:space="0" w:color="auto"/>
        <w:bottom w:val="none" w:sz="0" w:space="0" w:color="auto"/>
        <w:right w:val="none" w:sz="0" w:space="0" w:color="auto"/>
      </w:divBdr>
    </w:div>
    <w:div w:id="1851093118">
      <w:bodyDiv w:val="1"/>
      <w:marLeft w:val="0"/>
      <w:marRight w:val="0"/>
      <w:marTop w:val="0"/>
      <w:marBottom w:val="0"/>
      <w:divBdr>
        <w:top w:val="none" w:sz="0" w:space="0" w:color="auto"/>
        <w:left w:val="none" w:sz="0" w:space="0" w:color="auto"/>
        <w:bottom w:val="none" w:sz="0" w:space="0" w:color="auto"/>
        <w:right w:val="none" w:sz="0" w:space="0" w:color="auto"/>
      </w:divBdr>
    </w:div>
    <w:div w:id="1861162952">
      <w:bodyDiv w:val="1"/>
      <w:marLeft w:val="0"/>
      <w:marRight w:val="0"/>
      <w:marTop w:val="0"/>
      <w:marBottom w:val="0"/>
      <w:divBdr>
        <w:top w:val="none" w:sz="0" w:space="0" w:color="auto"/>
        <w:left w:val="none" w:sz="0" w:space="0" w:color="auto"/>
        <w:bottom w:val="none" w:sz="0" w:space="0" w:color="auto"/>
        <w:right w:val="none" w:sz="0" w:space="0" w:color="auto"/>
      </w:divBdr>
    </w:div>
    <w:div w:id="1868565463">
      <w:bodyDiv w:val="1"/>
      <w:marLeft w:val="0"/>
      <w:marRight w:val="0"/>
      <w:marTop w:val="0"/>
      <w:marBottom w:val="0"/>
      <w:divBdr>
        <w:top w:val="none" w:sz="0" w:space="0" w:color="auto"/>
        <w:left w:val="none" w:sz="0" w:space="0" w:color="auto"/>
        <w:bottom w:val="none" w:sz="0" w:space="0" w:color="auto"/>
        <w:right w:val="none" w:sz="0" w:space="0" w:color="auto"/>
      </w:divBdr>
    </w:div>
    <w:div w:id="1874610545">
      <w:bodyDiv w:val="1"/>
      <w:marLeft w:val="0"/>
      <w:marRight w:val="0"/>
      <w:marTop w:val="0"/>
      <w:marBottom w:val="0"/>
      <w:divBdr>
        <w:top w:val="none" w:sz="0" w:space="0" w:color="auto"/>
        <w:left w:val="none" w:sz="0" w:space="0" w:color="auto"/>
        <w:bottom w:val="none" w:sz="0" w:space="0" w:color="auto"/>
        <w:right w:val="none" w:sz="0" w:space="0" w:color="auto"/>
      </w:divBdr>
    </w:div>
    <w:div w:id="1879589890">
      <w:bodyDiv w:val="1"/>
      <w:marLeft w:val="0"/>
      <w:marRight w:val="0"/>
      <w:marTop w:val="0"/>
      <w:marBottom w:val="0"/>
      <w:divBdr>
        <w:top w:val="none" w:sz="0" w:space="0" w:color="auto"/>
        <w:left w:val="none" w:sz="0" w:space="0" w:color="auto"/>
        <w:bottom w:val="none" w:sz="0" w:space="0" w:color="auto"/>
        <w:right w:val="none" w:sz="0" w:space="0" w:color="auto"/>
      </w:divBdr>
    </w:div>
    <w:div w:id="1909028155">
      <w:bodyDiv w:val="1"/>
      <w:marLeft w:val="0"/>
      <w:marRight w:val="0"/>
      <w:marTop w:val="0"/>
      <w:marBottom w:val="0"/>
      <w:divBdr>
        <w:top w:val="none" w:sz="0" w:space="0" w:color="auto"/>
        <w:left w:val="none" w:sz="0" w:space="0" w:color="auto"/>
        <w:bottom w:val="none" w:sz="0" w:space="0" w:color="auto"/>
        <w:right w:val="none" w:sz="0" w:space="0" w:color="auto"/>
      </w:divBdr>
    </w:div>
    <w:div w:id="1970745762">
      <w:bodyDiv w:val="1"/>
      <w:marLeft w:val="0"/>
      <w:marRight w:val="0"/>
      <w:marTop w:val="0"/>
      <w:marBottom w:val="0"/>
      <w:divBdr>
        <w:top w:val="none" w:sz="0" w:space="0" w:color="auto"/>
        <w:left w:val="none" w:sz="0" w:space="0" w:color="auto"/>
        <w:bottom w:val="none" w:sz="0" w:space="0" w:color="auto"/>
        <w:right w:val="none" w:sz="0" w:space="0" w:color="auto"/>
      </w:divBdr>
    </w:div>
    <w:div w:id="2068338568">
      <w:bodyDiv w:val="1"/>
      <w:marLeft w:val="0"/>
      <w:marRight w:val="0"/>
      <w:marTop w:val="0"/>
      <w:marBottom w:val="0"/>
      <w:divBdr>
        <w:top w:val="none" w:sz="0" w:space="0" w:color="auto"/>
        <w:left w:val="none" w:sz="0" w:space="0" w:color="auto"/>
        <w:bottom w:val="none" w:sz="0" w:space="0" w:color="auto"/>
        <w:right w:val="none" w:sz="0" w:space="0" w:color="auto"/>
      </w:divBdr>
    </w:div>
    <w:div w:id="2141608310">
      <w:bodyDiv w:val="1"/>
      <w:marLeft w:val="0"/>
      <w:marRight w:val="0"/>
      <w:marTop w:val="0"/>
      <w:marBottom w:val="0"/>
      <w:divBdr>
        <w:top w:val="none" w:sz="0" w:space="0" w:color="auto"/>
        <w:left w:val="none" w:sz="0" w:space="0" w:color="auto"/>
        <w:bottom w:val="none" w:sz="0" w:space="0" w:color="auto"/>
        <w:right w:val="none" w:sz="0" w:space="0" w:color="auto"/>
      </w:divBdr>
    </w:div>
    <w:div w:id="214454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microsoft.com/office/2018/08/relationships/commentsExtensible" Target="commentsExtensible.xml"/><Relationship Id="rId34" Type="http://schemas.openxmlformats.org/officeDocument/2006/relationships/image" Target="media/image2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ahrq.gov/sdoh/data-analytics/sdoh-data.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Age22</b:Tag>
    <b:SourceType>InternetSite</b:SourceType>
    <b:Guid>{24852418-6F92-4604-BB76-B35CF76E30F3}</b:Guid>
    <b:Title>About AHRQ</b:Title>
    <b:Year>2022</b:Year>
    <b:Author>
      <b:Author>
        <b:Corporate>Agency for Healthcare Research and Quality</b:Corporate>
      </b:Author>
    </b:Author>
    <b:InternetSiteTitle>ahrq.gov</b:InternetSiteTitle>
    <b:Month>February</b:Month>
    <b:URL>https://www.ahrq.gov/cpi/about/index.html</b:URL>
    <b:RefOrder>1</b:RefOrder>
  </b:Source>
  <b:Source>
    <b:Tag>Age23</b:Tag>
    <b:SourceType>InternetSite</b:SourceType>
    <b:Guid>{027EC85E-3220-43DB-A090-1512B98F7DB2}</b:Guid>
    <b:Author>
      <b:Author>
        <b:NameList>
          <b:Person>
            <b:Last>Quality</b:Last>
            <b:First>Agency</b:First>
            <b:Middle>for Healthcare Research and</b:Middle>
          </b:Person>
        </b:NameList>
      </b:Author>
    </b:Author>
    <b:Title>Social Determinants of Health Database</b:Title>
    <b:InternetSiteTitle>ahrq.gov</b:InternetSiteTitle>
    <b:Year>2023</b:Year>
    <b:Month>June</b:Month>
    <b:URL>https://www.ahrq.gov/sdoh/data-analytics/sdoh-data.html</b:URL>
    <b:RefOrder>2</b:RefOrder>
  </b:Source>
  <b:Source>
    <b:Tag>Chi</b:Tag>
    <b:SourceType>Report</b:SourceType>
    <b:Guid>{EE114C87-E380-4CDE-93B2-209FF6589B8D}</b:Guid>
    <b:Author>
      <b:Author>
        <b:Corporate>NORC at the University of Chicago</b:Corporate>
      </b:Author>
    </b:Author>
    <b:Title>AHRQ Social Determinants of Health (SDOH) Database: Data Source Documentation</b:Title>
    <b:City>Chicago</b:City>
    <b:RefOrder>3</b:RefOrder>
  </b:Source>
  <b:Source>
    <b:Tag>Off19</b:Tag>
    <b:SourceType>InternetSite</b:SourceType>
    <b:Guid>{C54A2BC2-8428-46A3-B108-38D0BBDEC28B}</b:Guid>
    <b:Title>2019 Poverty Guidelines</b:Title>
    <b:Year>2019</b:Year>
    <b:Author>
      <b:Author>
        <b:Corporate>Office of the Assistant Secretary for Planning and Evaluation</b:Corporate>
      </b:Author>
    </b:Author>
    <b:InternetSiteTitle>aspe.hhs.gov</b:InternetSiteTitle>
    <b:URL>https://aspe.hhs.gov/topics/poverty-economic-mobility/poverty-guidelines/prior-hhs-poverty-guidelines-federal-register-references/2019-poverty-guidelines</b:URL>
    <b:RefOrder>4</b:RefOrder>
  </b:Source>
  <b:Source>
    <b:Tag>Com</b:Tag>
    <b:SourceType>DocumentFromInternetSite</b:SourceType>
    <b:Guid>{607FA48C-1BBD-45D6-ABF2-B5AEC1B3D0A1}</b:Guid>
    <b:Title>Guidelines for MUA/MUP Designation</b:Title>
    <b:Author>
      <b:Author>
        <b:Corporate>Community Clinic Association of Los Angeles County</b:Corporate>
      </b:Author>
    </b:Author>
    <b:InternetSiteTitle>Community Clinic Association of Los Angeles County</b:InternetSiteTitle>
    <b:URL>https://ccalac.org/wordpress/wp-content/uploads/Appendix-II-MUA-MUP-Guidelines.doc</b:URL>
    <b:RefOrder>5</b:RefOrder>
  </b:Source>
</b:Sources>
</file>

<file path=customXml/itemProps1.xml><?xml version="1.0" encoding="utf-8"?>
<ds:datastoreItem xmlns:ds="http://schemas.openxmlformats.org/officeDocument/2006/customXml" ds:itemID="{53CC828C-4993-4E94-BDFC-9D130FC7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34</Pages>
  <Words>7723</Words>
  <Characters>41011</Characters>
  <Application>Microsoft Office Word</Application>
  <DocSecurity>0</DocSecurity>
  <Lines>1025</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Schultheis</dc:creator>
  <cp:keywords/>
  <dc:description/>
  <cp:lastModifiedBy>Olivia Schultheis</cp:lastModifiedBy>
  <cp:revision>20</cp:revision>
  <dcterms:created xsi:type="dcterms:W3CDTF">2024-11-28T03:59:00Z</dcterms:created>
  <dcterms:modified xsi:type="dcterms:W3CDTF">2024-11-29T20:53:00Z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61758e30-39cd-463e-b5b2-4c1451d50665</vt:lpwstr>
  </property>
</Properties>
</file>